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993" w:tblpY="32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41"/>
      </w:tblGrid>
      <w:tr w:rsidR="004B7E44" w14:paraId="280C59A8" w14:textId="77777777" w:rsidTr="004B7E44">
        <w:trPr>
          <w:trHeight w:val="2536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</w:tcPr>
          <w:p w14:paraId="115BA2F3" w14:textId="77777777" w:rsidR="004B7E44" w:rsidRDefault="004B7E44" w:rsidP="004B7E44">
            <w:r>
              <w:rPr>
                <w:noProof/>
                <w:lang w:bidi="ru-RU"/>
              </w:rPr>
              <mc:AlternateContent>
                <mc:Choice Requires="wps">
                  <w:drawing>
                    <wp:inline distT="0" distB="0" distL="0" distR="0" wp14:anchorId="7875C26D" wp14:editId="58B0BD4B">
                      <wp:extent cx="5337544" cy="1506829"/>
                      <wp:effectExtent l="0" t="0" r="0" b="0"/>
                      <wp:docPr id="8" name="Текстовое поле 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7544" cy="15068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0CFFE7" w14:textId="083D56F3" w:rsidR="004B7E44" w:rsidRPr="00F75B61" w:rsidRDefault="00F75B61" w:rsidP="004B7E44">
                                  <w:pPr>
                                    <w:pStyle w:val="a3"/>
                                  </w:pPr>
                                  <w:r>
                                    <w:rPr>
                                      <w:lang w:bidi="ru-RU"/>
                                    </w:rPr>
                                    <w:t>СИСТЕМА УПРАВЛЕНИЯ РЕСУРСАМИ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875C26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Текстовое поле 8" o:spid="_x0000_s1026" type="#_x0000_t202" style="width:420.3pt;height:1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" filled="f" stroked="f" strokeweight=".5pt">
                      <v:textbox>
                        <w:txbxContent>
                          <w:p w14:paraId="070CFFE7" w14:textId="083D56F3" w:rsidR="004B7E44" w:rsidRPr="00F75B61" w:rsidRDefault="00F75B61" w:rsidP="004B7E44">
                            <w:pPr>
                              <w:pStyle w:val="a3"/>
                            </w:pPr>
                            <w:r>
                              <w:rPr>
                                <w:lang w:bidi="ru-RU"/>
                              </w:rPr>
                              <w:t>СИСТЕМА УПРАВЛЕНИЯ РЕСУРСАМИ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3870B77" w14:textId="77777777" w:rsidR="004B7E44" w:rsidRDefault="004B7E44" w:rsidP="004B7E44">
            <w:r>
              <w:rPr>
                <w:noProof/>
                <w:lang w:bidi="ru-RU"/>
              </w:rPr>
              <mc:AlternateContent>
                <mc:Choice Requires="wps">
                  <w:drawing>
                    <wp:inline distT="0" distB="0" distL="0" distR="0" wp14:anchorId="0F5ABD17" wp14:editId="2714E2D7">
                      <wp:extent cx="785611" cy="0"/>
                      <wp:effectExtent l="0" t="38100" r="52705" b="38100"/>
                      <wp:docPr id="5" name="Прямая соединительная линия 5" descr="разделитель текста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5611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0107827" id="Прямая соединительная линия 5" o:spid="_x0000_s1026" alt="разделитель текста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1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" strokecolor="white [3212]" strokeweight="6pt">
                      <w10:anchorlock/>
                    </v:line>
                  </w:pict>
                </mc:Fallback>
              </mc:AlternateContent>
            </w:r>
          </w:p>
          <w:p w14:paraId="6ECF76C5" w14:textId="77777777" w:rsidR="004B7E44" w:rsidRDefault="004B7E44" w:rsidP="004B7E44">
            <w:r>
              <w:rPr>
                <w:noProof/>
                <w:lang w:bidi="ru-RU"/>
              </w:rPr>
              <mc:AlternateContent>
                <mc:Choice Requires="wps">
                  <w:drawing>
                    <wp:inline distT="0" distB="0" distL="0" distR="0" wp14:anchorId="674F1085" wp14:editId="5F39A3EB">
                      <wp:extent cx="5138670" cy="746975"/>
                      <wp:effectExtent l="0" t="0" r="0" b="0"/>
                      <wp:docPr id="3" name="Текстовое поле 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746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1D4BA2" w14:textId="4EB54939" w:rsidR="004B7E44" w:rsidRPr="00F75B61" w:rsidRDefault="00F75B61" w:rsidP="004B7E44">
                                  <w:pPr>
                                    <w:pStyle w:val="a5"/>
                                  </w:pPr>
                                  <w:r>
                                    <w:t>Планы автоматизации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74F1085" id="Текстовое поле 3" o:spid="_x0000_s1027" type="#_x0000_t202" style="width:404.6pt;height:5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" filled="f" stroked="f" strokeweight=".5pt">
                      <v:textbox>
                        <w:txbxContent>
                          <w:p w14:paraId="621D4BA2" w14:textId="4EB54939" w:rsidR="004B7E44" w:rsidRPr="00F75B61" w:rsidRDefault="00F75B61" w:rsidP="004B7E44">
                            <w:pPr>
                              <w:pStyle w:val="a5"/>
                            </w:pPr>
                            <w:r>
                              <w:t>Планы автоматизации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4B7E44" w14:paraId="067DCB3A" w14:textId="77777777" w:rsidTr="004B7E44">
        <w:trPr>
          <w:trHeight w:val="3814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D83FB2" w14:textId="77777777" w:rsidR="004B7E44" w:rsidRDefault="004B7E44" w:rsidP="004B7E44">
            <w:r>
              <w:rPr>
                <w:noProof/>
                <w:lang w:bidi="ru-RU"/>
              </w:rPr>
              <mc:AlternateContent>
                <mc:Choice Requires="wps">
                  <w:drawing>
                    <wp:inline distT="0" distB="0" distL="0" distR="0" wp14:anchorId="415253E6" wp14:editId="0E697D1E">
                      <wp:extent cx="4745429" cy="469557"/>
                      <wp:effectExtent l="0" t="0" r="0" b="6985"/>
                      <wp:docPr id="6" name="Текстовое поле 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45429" cy="46955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BA3B5D" w14:textId="42C7555A" w:rsidR="004B7E44" w:rsidRPr="004B7E44" w:rsidRDefault="00F75B61" w:rsidP="004B7E44">
                                  <w:pPr>
                                    <w:pStyle w:val="1"/>
                                  </w:pPr>
                                  <w:r>
                                    <w:rPr>
                                      <w:lang w:bidi="ru-RU"/>
                                    </w:rPr>
                                    <w:t>Софт Технолоджи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15253E6" id="Текстовое поле 6" o:spid="_x0000_s1028" type="#_x0000_t202" style="width:373.65pt;height:3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" filled="f" stroked="f" strokeweight=".5pt">
                      <v:textbox>
                        <w:txbxContent>
                          <w:p w14:paraId="18BA3B5D" w14:textId="42C7555A" w:rsidR="004B7E44" w:rsidRPr="004B7E44" w:rsidRDefault="00F75B61" w:rsidP="004B7E44">
                            <w:pPr>
                              <w:pStyle w:val="1"/>
                            </w:pPr>
                            <w:r>
                              <w:rPr>
                                <w:lang w:bidi="ru-RU"/>
                              </w:rPr>
                              <w:t>Софт Технолоджи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F107C50" w14:textId="77777777" w:rsidR="004B7E44" w:rsidRDefault="004B7E44" w:rsidP="004B7E44">
            <w:r>
              <w:rPr>
                <w:noProof/>
                <w:lang w:bidi="ru-RU"/>
              </w:rPr>
              <mc:AlternateContent>
                <mc:Choice Requires="wps">
                  <w:drawing>
                    <wp:inline distT="0" distB="0" distL="0" distR="0" wp14:anchorId="7FF1A436" wp14:editId="7435B449">
                      <wp:extent cx="3094074" cy="605155"/>
                      <wp:effectExtent l="0" t="0" r="0" b="4445"/>
                      <wp:docPr id="7" name="Текстовое поле 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94074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867173" w14:textId="77777777" w:rsidR="004B7E44" w:rsidRPr="004B7E44" w:rsidRDefault="004B7E44" w:rsidP="004B7E44">
                                  <w:r w:rsidRPr="004B7E44">
                                    <w:rPr>
                                      <w:lang w:bidi="ru-RU"/>
                                    </w:rPr>
                                    <w:t>Почтовый адрес</w:t>
                                  </w:r>
                                </w:p>
                                <w:p w14:paraId="7EBB1F17" w14:textId="76707754" w:rsidR="004B7E44" w:rsidRPr="004B7E44" w:rsidRDefault="00F75B61" w:rsidP="004B7E44">
                                  <w:r>
                                    <w:rPr>
                                      <w:lang w:bidi="ru-RU"/>
                                    </w:rPr>
                                    <w:t>Москва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FF1A436" id="Текстовое поле 7" o:spid="_x0000_s1029" type="#_x0000_t202" style="width:243.65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" filled="f" stroked="f" strokeweight=".5pt">
                      <v:textbox>
                        <w:txbxContent>
                          <w:p w14:paraId="56867173" w14:textId="77777777" w:rsidR="004B7E44" w:rsidRPr="004B7E44" w:rsidRDefault="004B7E44" w:rsidP="004B7E44">
                            <w:r w:rsidRPr="004B7E44">
                              <w:rPr>
                                <w:lang w:bidi="ru-RU"/>
                              </w:rPr>
                              <w:t>Почтовый адрес</w:t>
                            </w:r>
                          </w:p>
                          <w:p w14:paraId="7EBB1F17" w14:textId="76707754" w:rsidR="004B7E44" w:rsidRPr="004B7E44" w:rsidRDefault="00F75B61" w:rsidP="004B7E44">
                            <w:r>
                              <w:rPr>
                                <w:lang w:bidi="ru-RU"/>
                              </w:rPr>
                              <w:t>Москва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  <w:lang w:bidi="ru-RU"/>
              </w:rPr>
              <mc:AlternateContent>
                <mc:Choice Requires="wps">
                  <w:drawing>
                    <wp:inline distT="0" distB="0" distL="0" distR="0" wp14:anchorId="4B523A59" wp14:editId="1D9F9396">
                      <wp:extent cx="2145030" cy="605155"/>
                      <wp:effectExtent l="0" t="0" r="0" b="4445"/>
                      <wp:docPr id="10" name="Текстовое поле 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45030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45F025" w14:textId="667B0680" w:rsidR="004B7E44" w:rsidRDefault="00F75B61" w:rsidP="004B7E44">
                                  <w:r>
                                    <w:rPr>
                                      <w:lang w:bidi="ru-RU"/>
                                    </w:rPr>
                                    <w:t>+7 (985) 111 11 11</w:t>
                                  </w:r>
                                </w:p>
                                <w:p w14:paraId="581A7F1A" w14:textId="33370A16" w:rsidR="004B7E44" w:rsidRPr="00F75B61" w:rsidRDefault="00B91CA7" w:rsidP="004B7E44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 w:bidi="ru-RU"/>
                                    </w:rPr>
                                    <w:t>contact@</w:t>
                                  </w:r>
                                  <w:r w:rsidRPr="00B91CA7">
                                    <w:rPr>
                                      <w:lang w:val="en-US" w:bidi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lang w:val="en-US" w:bidi="ru-RU"/>
                                    </w:rPr>
                                    <w:t>softtel.ru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B523A59" id="Текстовое поле 10" o:spid="_x0000_s1030" type="#_x0000_t202" style="width:168.9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" filled="f" stroked="f" strokeweight=".5pt">
                      <v:textbox>
                        <w:txbxContent>
                          <w:p w14:paraId="2A45F025" w14:textId="667B0680" w:rsidR="004B7E44" w:rsidRDefault="00F75B61" w:rsidP="004B7E44">
                            <w:r>
                              <w:rPr>
                                <w:lang w:bidi="ru-RU"/>
                              </w:rPr>
                              <w:t>+7 (985) 111 11 11</w:t>
                            </w:r>
                          </w:p>
                          <w:p w14:paraId="581A7F1A" w14:textId="33370A16" w:rsidR="004B7E44" w:rsidRPr="00F75B61" w:rsidRDefault="00B91CA7" w:rsidP="004B7E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 w:bidi="ru-RU"/>
                              </w:rPr>
                              <w:t>contact@</w:t>
                            </w:r>
                            <w:r w:rsidRPr="00B91CA7">
                              <w:rPr>
                                <w:lang w:val="en-US" w:bidi="ru-RU"/>
                              </w:rPr>
                              <w:t xml:space="preserve"> </w:t>
                            </w:r>
                            <w:r>
                              <w:rPr>
                                <w:lang w:val="en-US" w:bidi="ru-RU"/>
                              </w:rPr>
                              <w:t>softtel</w:t>
                            </w:r>
                            <w:r>
                              <w:rPr>
                                <w:lang w:val="en-US" w:bidi="ru-RU"/>
                              </w:rPr>
                              <w:t>.ru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22EA3275" w14:textId="77777777" w:rsidR="004B7E44" w:rsidRDefault="004B7E44" w:rsidP="004B7E44">
      <w:r>
        <w:rPr>
          <w:noProof/>
          <w:lang w:bidi="ru-RU"/>
        </w:rPr>
        <w:drawing>
          <wp:anchor distT="0" distB="0" distL="114300" distR="114300" simplePos="0" relativeHeight="251658240" behindDoc="1" locked="0" layoutInCell="1" allowOverlap="1" wp14:anchorId="743DED7B" wp14:editId="06CC8DBC">
            <wp:simplePos x="0" y="0"/>
            <wp:positionH relativeFrom="column">
              <wp:posOffset>-721995</wp:posOffset>
            </wp:positionH>
            <wp:positionV relativeFrom="page">
              <wp:posOffset>9525</wp:posOffset>
            </wp:positionV>
            <wp:extent cx="7740015" cy="10668000"/>
            <wp:effectExtent l="0" t="0" r="0" b="0"/>
            <wp:wrapNone/>
            <wp:docPr id="1" name="Рисунок 1" descr="Черно-белая фотография городских зда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8-1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0015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066171F" wp14:editId="1791F873">
                <wp:simplePos x="0" y="0"/>
                <wp:positionH relativeFrom="column">
                  <wp:posOffset>-731520</wp:posOffset>
                </wp:positionH>
                <wp:positionV relativeFrom="page">
                  <wp:posOffset>2059940</wp:posOffset>
                </wp:positionV>
                <wp:extent cx="6748145" cy="5984875"/>
                <wp:effectExtent l="0" t="0" r="0" b="0"/>
                <wp:wrapNone/>
                <wp:docPr id="2" name="Прямоугольник 2" descr="цветной 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8145" cy="59848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9A00F" id="Прямоугольник 2" o:spid="_x0000_s1026" alt="цветной прямоугольник" style="position:absolute;margin-left:-57.6pt;margin-top:162.2pt;width:531.35pt;height:47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" fillcolor="#a4063e [3204]" stroked="f" strokeweight="2pt">
                <w10:wrap anchory="page"/>
              </v:rect>
            </w:pict>
          </mc:Fallback>
        </mc:AlternateContent>
      </w:r>
    </w:p>
    <w:p w14:paraId="0D9E89CC" w14:textId="25013DF7" w:rsidR="004B7E44" w:rsidRDefault="00B91CA7">
      <w:pPr>
        <w:spacing w:after="200"/>
      </w:pPr>
      <w:r>
        <w:rPr>
          <w:noProof/>
          <w:lang w:bidi="ru-RU"/>
        </w:rPr>
        <w:t>Ы</w:t>
      </w:r>
      <w:r w:rsidR="004B7E44">
        <w:rPr>
          <w:lang w:bidi="ru-RU"/>
        </w:rPr>
        <w:br w:type="page"/>
      </w:r>
    </w:p>
    <w:p w14:paraId="5D3BA5AF" w14:textId="08EE0E24" w:rsidR="004B7E44" w:rsidRDefault="00B91CA7" w:rsidP="00B91CA7">
      <w:pPr>
        <w:pStyle w:val="3"/>
        <w:numPr>
          <w:ilvl w:val="0"/>
          <w:numId w:val="1"/>
        </w:numPr>
        <w:rPr>
          <w:b/>
          <w:i w:val="0"/>
          <w:sz w:val="44"/>
        </w:rPr>
      </w:pPr>
      <w:r>
        <w:rPr>
          <w:b/>
          <w:i w:val="0"/>
          <w:sz w:val="44"/>
        </w:rPr>
        <w:lastRenderedPageBreak/>
        <w:t>Введение</w:t>
      </w:r>
    </w:p>
    <w:p w14:paraId="5450126D" w14:textId="77777777" w:rsidR="004B7E44" w:rsidRDefault="004B7E44" w:rsidP="004B7E44">
      <w:pPr>
        <w:rPr>
          <w:rFonts w:eastAsia="Times New Roman"/>
        </w:rPr>
      </w:pPr>
    </w:p>
    <w:p w14:paraId="034CB798" w14:textId="507CFFB5" w:rsidR="004B7E44" w:rsidRPr="00402C13" w:rsidRDefault="00B91CA7" w:rsidP="00B91CA7">
      <w:r>
        <w:rPr>
          <w:color w:val="auto"/>
        </w:rPr>
        <w:t>Основанная в 1997 году</w:t>
      </w:r>
      <w:r w:rsidRPr="00B91CA7">
        <w:rPr>
          <w:color w:val="auto"/>
        </w:rPr>
        <w:t xml:space="preserve">, </w:t>
      </w:r>
      <w:r>
        <w:rPr>
          <w:color w:val="auto"/>
        </w:rPr>
        <w:t xml:space="preserve">компания Софт Технолоджи в настоящее время является нишевым игроком в сфере заказной разработки программного обеспечения. В компании работает команда из нескольких сотен </w:t>
      </w:r>
      <w:r>
        <w:rPr>
          <w:color w:val="auto"/>
          <w:lang w:val="en-US"/>
        </w:rPr>
        <w:t>IT</w:t>
      </w:r>
      <w:r w:rsidRPr="00B91CA7">
        <w:rPr>
          <w:color w:val="auto"/>
        </w:rPr>
        <w:t xml:space="preserve"> </w:t>
      </w:r>
      <w:r>
        <w:rPr>
          <w:color w:val="auto"/>
        </w:rPr>
        <w:t>инженеров</w:t>
      </w:r>
      <w:r w:rsidRPr="00B91CA7">
        <w:rPr>
          <w:color w:val="auto"/>
        </w:rPr>
        <w:t xml:space="preserve">, </w:t>
      </w:r>
      <w:r>
        <w:rPr>
          <w:color w:val="auto"/>
        </w:rPr>
        <w:t>в производстве постоянно находится несколько десятков проектов. Команда частично распределена</w:t>
      </w:r>
      <w:r w:rsidR="006B0848" w:rsidRPr="006B0848">
        <w:rPr>
          <w:color w:val="auto"/>
        </w:rPr>
        <w:t xml:space="preserve">, </w:t>
      </w:r>
      <w:r w:rsidR="006B0848">
        <w:rPr>
          <w:color w:val="auto"/>
        </w:rPr>
        <w:t xml:space="preserve">часть сотрудников территориально находится в разных регионах (и в разных часовых поясах). Рост компании в последние годы привел к трудностям учета ресурсов (располагаемых и требуемых). В настоящее время сотрудники </w:t>
      </w:r>
      <w:r w:rsidR="006B0848">
        <w:rPr>
          <w:color w:val="auto"/>
          <w:lang w:val="en-US"/>
        </w:rPr>
        <w:t>HR</w:t>
      </w:r>
      <w:r w:rsidR="006B0848" w:rsidRPr="006B0848">
        <w:rPr>
          <w:color w:val="auto"/>
        </w:rPr>
        <w:t xml:space="preserve"> </w:t>
      </w:r>
      <w:r w:rsidR="006B0848">
        <w:rPr>
          <w:color w:val="auto"/>
        </w:rPr>
        <w:t>департамента ведут учет используя электронные таблицы</w:t>
      </w:r>
      <w:r w:rsidR="006B0848" w:rsidRPr="006B0848">
        <w:rPr>
          <w:color w:val="auto"/>
        </w:rPr>
        <w:t xml:space="preserve">, </w:t>
      </w:r>
      <w:r w:rsidR="006B0848">
        <w:rPr>
          <w:color w:val="auto"/>
        </w:rPr>
        <w:t>используя шаблоны</w:t>
      </w:r>
      <w:r w:rsidR="00402C13">
        <w:rPr>
          <w:color w:val="auto"/>
        </w:rPr>
        <w:t xml:space="preserve"> и подходы</w:t>
      </w:r>
      <w:r w:rsidR="00402C13" w:rsidRPr="00402C13">
        <w:rPr>
          <w:color w:val="auto"/>
        </w:rPr>
        <w:t xml:space="preserve">, </w:t>
      </w:r>
      <w:r w:rsidR="00402C13">
        <w:rPr>
          <w:color w:val="auto"/>
        </w:rPr>
        <w:t>созданные много лет назад</w:t>
      </w:r>
      <w:r w:rsidR="00402C13" w:rsidRPr="00402C13">
        <w:rPr>
          <w:color w:val="auto"/>
        </w:rPr>
        <w:t xml:space="preserve">, </w:t>
      </w:r>
      <w:r w:rsidR="00402C13">
        <w:rPr>
          <w:color w:val="auto"/>
        </w:rPr>
        <w:t>когда штат компании был значительно меньше. Сейчас эта ситуация становится тормозам развития компании</w:t>
      </w:r>
      <w:r w:rsidR="00402C13" w:rsidRPr="00402C13">
        <w:rPr>
          <w:color w:val="auto"/>
        </w:rPr>
        <w:t xml:space="preserve">, </w:t>
      </w:r>
      <w:r w:rsidR="00402C13">
        <w:rPr>
          <w:color w:val="auto"/>
        </w:rPr>
        <w:t>снижая эффективность управления ресурсами.</w:t>
      </w:r>
    </w:p>
    <w:p w14:paraId="312BE13E" w14:textId="77777777" w:rsidR="004B7E44" w:rsidRPr="004B7E44" w:rsidRDefault="004B7E44" w:rsidP="004B7E44">
      <w:pPr>
        <w:pStyle w:val="3"/>
        <w:rPr>
          <w:rFonts w:eastAsiaTheme="minorHAnsi"/>
          <w:b/>
          <w:i w:val="0"/>
          <w:sz w:val="44"/>
        </w:rPr>
      </w:pPr>
    </w:p>
    <w:p w14:paraId="684598E1" w14:textId="23CC530E" w:rsidR="00402C13" w:rsidRDefault="00402C13" w:rsidP="00402C13">
      <w:pPr>
        <w:pStyle w:val="3"/>
        <w:numPr>
          <w:ilvl w:val="0"/>
          <w:numId w:val="1"/>
        </w:numPr>
        <w:rPr>
          <w:b/>
          <w:i w:val="0"/>
          <w:sz w:val="44"/>
        </w:rPr>
      </w:pPr>
      <w:r>
        <w:rPr>
          <w:b/>
          <w:i w:val="0"/>
          <w:sz w:val="44"/>
        </w:rPr>
        <w:t>Обзор проекта</w:t>
      </w:r>
    </w:p>
    <w:p w14:paraId="16740A7D" w14:textId="77777777" w:rsidR="004B7E44" w:rsidRDefault="004B7E44" w:rsidP="004B7E44"/>
    <w:p w14:paraId="0A3661A1" w14:textId="5812C915" w:rsidR="004B7E44" w:rsidRDefault="00402C13" w:rsidP="00402C13">
      <w:pPr>
        <w:rPr>
          <w:color w:val="auto"/>
        </w:rPr>
      </w:pPr>
      <w:r>
        <w:rPr>
          <w:color w:val="auto"/>
        </w:rPr>
        <w:t>Целью проекта автоматизации учета ресурсов является повышение эффективности работы в области управления ресурсами. Компания планирует заключить договор с Подрядчиком</w:t>
      </w:r>
      <w:r w:rsidRPr="00402C13">
        <w:rPr>
          <w:color w:val="auto"/>
        </w:rPr>
        <w:t xml:space="preserve">, </w:t>
      </w:r>
      <w:r>
        <w:rPr>
          <w:color w:val="auto"/>
        </w:rPr>
        <w:t>с целью разработки автоматизированной системы</w:t>
      </w:r>
      <w:r w:rsidRPr="00402C13">
        <w:rPr>
          <w:color w:val="auto"/>
        </w:rPr>
        <w:t xml:space="preserve">, </w:t>
      </w:r>
      <w:r>
        <w:rPr>
          <w:color w:val="auto"/>
        </w:rPr>
        <w:t xml:space="preserve">которая будет интегрирована во внутренний </w:t>
      </w:r>
      <w:r>
        <w:rPr>
          <w:color w:val="auto"/>
          <w:lang w:val="en-US"/>
        </w:rPr>
        <w:t>IT</w:t>
      </w:r>
      <w:r w:rsidRPr="00402C13">
        <w:rPr>
          <w:color w:val="auto"/>
        </w:rPr>
        <w:t xml:space="preserve"> </w:t>
      </w:r>
      <w:r>
        <w:rPr>
          <w:color w:val="auto"/>
        </w:rPr>
        <w:t>ландшафт (интеграция с кадровой</w:t>
      </w:r>
      <w:r w:rsidRPr="00402C13">
        <w:rPr>
          <w:color w:val="auto"/>
        </w:rPr>
        <w:t xml:space="preserve">, </w:t>
      </w:r>
      <w:r>
        <w:rPr>
          <w:color w:val="auto"/>
        </w:rPr>
        <w:t>бухгалтерской и другими системами).</w:t>
      </w:r>
      <w:r w:rsidR="007D65AD">
        <w:rPr>
          <w:color w:val="auto"/>
        </w:rPr>
        <w:t xml:space="preserve"> Пользователями системы будут сотрудники </w:t>
      </w:r>
      <w:r w:rsidR="007D65AD">
        <w:rPr>
          <w:color w:val="auto"/>
          <w:lang w:val="en-US"/>
        </w:rPr>
        <w:t>HR</w:t>
      </w:r>
      <w:r w:rsidR="007D65AD" w:rsidRPr="007D65AD">
        <w:rPr>
          <w:color w:val="auto"/>
        </w:rPr>
        <w:t xml:space="preserve"> </w:t>
      </w:r>
      <w:r w:rsidR="007D65AD">
        <w:rPr>
          <w:color w:val="auto"/>
        </w:rPr>
        <w:t>департамента</w:t>
      </w:r>
      <w:r w:rsidR="007D65AD" w:rsidRPr="007D65AD">
        <w:rPr>
          <w:color w:val="auto"/>
        </w:rPr>
        <w:t xml:space="preserve">, </w:t>
      </w:r>
      <w:r w:rsidR="007D65AD">
        <w:rPr>
          <w:color w:val="auto"/>
        </w:rPr>
        <w:t>а также менеджеры проектов (ПМ) технические и линейные руководители. Также предполагается</w:t>
      </w:r>
      <w:r w:rsidR="007D65AD" w:rsidRPr="007D65AD">
        <w:rPr>
          <w:color w:val="auto"/>
        </w:rPr>
        <w:t xml:space="preserve">, </w:t>
      </w:r>
      <w:r w:rsidR="007D65AD">
        <w:rPr>
          <w:color w:val="auto"/>
        </w:rPr>
        <w:t>что все остальные сотрудники будут иметь ограниченный доступ к своему профилю.</w:t>
      </w:r>
    </w:p>
    <w:p w14:paraId="63B8FFAC" w14:textId="4B35498B" w:rsidR="007D65AD" w:rsidRDefault="007D65AD" w:rsidP="00402C13">
      <w:pPr>
        <w:rPr>
          <w:color w:val="auto"/>
        </w:rPr>
      </w:pPr>
    </w:p>
    <w:p w14:paraId="56532E17" w14:textId="56B884A0" w:rsidR="007D65AD" w:rsidRDefault="007D65AD" w:rsidP="00402C13">
      <w:pPr>
        <w:rPr>
          <w:color w:val="auto"/>
        </w:rPr>
      </w:pPr>
      <w:r>
        <w:rPr>
          <w:color w:val="auto"/>
        </w:rPr>
        <w:t>Софт Технолоджи как Заказчик рассчитывает</w:t>
      </w:r>
      <w:r w:rsidRPr="007D65AD">
        <w:rPr>
          <w:color w:val="auto"/>
        </w:rPr>
        <w:t xml:space="preserve">, </w:t>
      </w:r>
      <w:r>
        <w:rPr>
          <w:color w:val="auto"/>
        </w:rPr>
        <w:t xml:space="preserve">что Подрядчик </w:t>
      </w:r>
      <w:r w:rsidR="00DD2519">
        <w:rPr>
          <w:color w:val="auto"/>
        </w:rPr>
        <w:t>в рамках этого проекта создаст единую систему автоматизации управления ресурсами</w:t>
      </w:r>
      <w:r w:rsidR="00DD2519" w:rsidRPr="00DD2519">
        <w:rPr>
          <w:color w:val="auto"/>
        </w:rPr>
        <w:t xml:space="preserve">, </w:t>
      </w:r>
      <w:r w:rsidR="00DD2519">
        <w:rPr>
          <w:color w:val="auto"/>
        </w:rPr>
        <w:t>которая удовлетворит предъявляемым требованиям и будет реализована максимально эффективно с точки зрения последующего владения системой.</w:t>
      </w:r>
    </w:p>
    <w:p w14:paraId="7FC4C02B" w14:textId="3A0D2DDA" w:rsidR="00DD2519" w:rsidRDefault="00DD2519" w:rsidP="00402C13">
      <w:pPr>
        <w:rPr>
          <w:color w:val="auto"/>
        </w:rPr>
      </w:pPr>
    </w:p>
    <w:p w14:paraId="26A4E455" w14:textId="2B34F1C8" w:rsidR="00DD2519" w:rsidRDefault="00DD2519" w:rsidP="00402C13">
      <w:pPr>
        <w:rPr>
          <w:color w:val="auto"/>
        </w:rPr>
      </w:pPr>
      <w:r>
        <w:rPr>
          <w:color w:val="auto"/>
        </w:rPr>
        <w:t>Ключевые аспекты</w:t>
      </w:r>
      <w:r w:rsidRPr="00DD2519">
        <w:rPr>
          <w:color w:val="auto"/>
        </w:rPr>
        <w:t xml:space="preserve">, </w:t>
      </w:r>
      <w:r>
        <w:rPr>
          <w:color w:val="auto"/>
        </w:rPr>
        <w:t>которые следует учитывать при создании системы:</w:t>
      </w:r>
    </w:p>
    <w:p w14:paraId="350708E5" w14:textId="77777777" w:rsidR="00DD2519" w:rsidRDefault="00DD2519" w:rsidP="004B7E44">
      <w:pPr>
        <w:rPr>
          <w:color w:val="auto"/>
        </w:rPr>
      </w:pPr>
    </w:p>
    <w:p w14:paraId="634C12AF" w14:textId="69ED0F22" w:rsidR="00E94B5F" w:rsidRDefault="00DD2519" w:rsidP="004B7E44">
      <w:pPr>
        <w:rPr>
          <w:color w:val="auto"/>
        </w:rPr>
      </w:pPr>
      <w:r w:rsidRPr="00DD2519">
        <w:rPr>
          <w:b/>
          <w:bCs/>
          <w:color w:val="auto"/>
        </w:rPr>
        <w:t>Снижение расходов</w:t>
      </w:r>
      <w:r>
        <w:rPr>
          <w:color w:val="auto"/>
        </w:rPr>
        <w:t xml:space="preserve"> – применение системы должно снизить стоимость процессов управления (например</w:t>
      </w:r>
      <w:r w:rsidRPr="00DD2519">
        <w:rPr>
          <w:color w:val="auto"/>
        </w:rPr>
        <w:t xml:space="preserve">, </w:t>
      </w:r>
      <w:r>
        <w:rPr>
          <w:color w:val="auto"/>
        </w:rPr>
        <w:t>за счет экономии времени</w:t>
      </w:r>
      <w:r w:rsidRPr="00DD2519">
        <w:rPr>
          <w:color w:val="auto"/>
        </w:rPr>
        <w:t>,</w:t>
      </w:r>
      <w:r>
        <w:rPr>
          <w:color w:val="auto"/>
        </w:rPr>
        <w:t xml:space="preserve"> затрачиваемого сотрудниками на задачи управления ресурсами)</w:t>
      </w:r>
    </w:p>
    <w:p w14:paraId="466A724E" w14:textId="23B3DC5E" w:rsidR="00DD2519" w:rsidRDefault="00DD2519" w:rsidP="004B7E44">
      <w:pPr>
        <w:rPr>
          <w:color w:val="auto"/>
        </w:rPr>
      </w:pPr>
      <w:r w:rsidRPr="00DD2519">
        <w:rPr>
          <w:b/>
          <w:bCs/>
          <w:color w:val="auto"/>
        </w:rPr>
        <w:lastRenderedPageBreak/>
        <w:t>Автоматизация</w:t>
      </w:r>
      <w:r>
        <w:rPr>
          <w:color w:val="auto"/>
        </w:rPr>
        <w:t xml:space="preserve"> – максимальное исключение ручного труда в процессах управления ресурсами</w:t>
      </w:r>
    </w:p>
    <w:p w14:paraId="4619BD0B" w14:textId="64761FFE" w:rsidR="00DD2519" w:rsidRDefault="00DD2519" w:rsidP="004B7E44">
      <w:pPr>
        <w:rPr>
          <w:color w:val="auto"/>
        </w:rPr>
      </w:pPr>
    </w:p>
    <w:p w14:paraId="22B63AAD" w14:textId="5137FC8A" w:rsidR="00DD2519" w:rsidRDefault="00DD2519" w:rsidP="004B7E44">
      <w:pPr>
        <w:rPr>
          <w:color w:val="auto"/>
        </w:rPr>
      </w:pPr>
      <w:r w:rsidRPr="00A342E6">
        <w:rPr>
          <w:b/>
          <w:bCs/>
          <w:color w:val="auto"/>
        </w:rPr>
        <w:t>Интеграция</w:t>
      </w:r>
      <w:r>
        <w:rPr>
          <w:color w:val="auto"/>
        </w:rPr>
        <w:t xml:space="preserve"> – система должны быть интегрирована с кадровой подсистемой </w:t>
      </w:r>
      <w:r w:rsidRPr="00DD2519">
        <w:rPr>
          <w:color w:val="auto"/>
        </w:rPr>
        <w:t>(</w:t>
      </w:r>
      <w:r>
        <w:rPr>
          <w:color w:val="auto"/>
          <w:lang w:val="en-US"/>
        </w:rPr>
        <w:t>API</w:t>
      </w:r>
      <w:r w:rsidRPr="00DD2519">
        <w:rPr>
          <w:color w:val="auto"/>
        </w:rPr>
        <w:t xml:space="preserve">) </w:t>
      </w:r>
      <w:r w:rsidR="00A342E6">
        <w:rPr>
          <w:color w:val="auto"/>
        </w:rPr>
        <w:t>бухгалтерской системой (</w:t>
      </w:r>
      <w:r w:rsidR="00A342E6">
        <w:rPr>
          <w:color w:val="auto"/>
          <w:lang w:val="en-US"/>
        </w:rPr>
        <w:t>API</w:t>
      </w:r>
      <w:r w:rsidR="00A342E6" w:rsidRPr="00A342E6">
        <w:rPr>
          <w:color w:val="auto"/>
        </w:rPr>
        <w:t xml:space="preserve">) </w:t>
      </w:r>
      <w:r w:rsidR="00A342E6">
        <w:rPr>
          <w:color w:val="auto"/>
        </w:rPr>
        <w:t xml:space="preserve">и </w:t>
      </w:r>
      <w:r w:rsidR="00A342E6">
        <w:rPr>
          <w:color w:val="auto"/>
          <w:lang w:val="en-US"/>
        </w:rPr>
        <w:t>SSO</w:t>
      </w:r>
      <w:r w:rsidR="00A342E6" w:rsidRPr="00A342E6">
        <w:rPr>
          <w:color w:val="auto"/>
        </w:rPr>
        <w:t xml:space="preserve"> </w:t>
      </w:r>
      <w:r w:rsidR="00A342E6">
        <w:rPr>
          <w:color w:val="auto"/>
        </w:rPr>
        <w:t xml:space="preserve">системой </w:t>
      </w:r>
      <w:r w:rsidR="00A342E6" w:rsidRPr="00A342E6">
        <w:rPr>
          <w:color w:val="auto"/>
        </w:rPr>
        <w:t>([</w:t>
      </w:r>
      <w:r w:rsidR="00A342E6">
        <w:rPr>
          <w:color w:val="auto"/>
        </w:rPr>
        <w:t>тут гипотетическая ссылка на документацию</w:t>
      </w:r>
      <w:r w:rsidR="00A342E6" w:rsidRPr="00A342E6">
        <w:rPr>
          <w:color w:val="auto"/>
        </w:rPr>
        <w:t>])</w:t>
      </w:r>
    </w:p>
    <w:p w14:paraId="6BE02581" w14:textId="110BAADF" w:rsidR="00A342E6" w:rsidRDefault="00A342E6" w:rsidP="004B7E44">
      <w:pPr>
        <w:rPr>
          <w:color w:val="auto"/>
        </w:rPr>
      </w:pPr>
    </w:p>
    <w:p w14:paraId="07A6DACC" w14:textId="3D403A2D" w:rsidR="00A342E6" w:rsidRPr="00A342E6" w:rsidRDefault="00A342E6" w:rsidP="004B7E44">
      <w:pPr>
        <w:rPr>
          <w:color w:val="auto"/>
        </w:rPr>
      </w:pPr>
      <w:r w:rsidRPr="00A342E6">
        <w:rPr>
          <w:b/>
          <w:bCs/>
          <w:color w:val="auto"/>
        </w:rPr>
        <w:t xml:space="preserve">Простота и эргономичность </w:t>
      </w:r>
      <w:r>
        <w:rPr>
          <w:color w:val="auto"/>
        </w:rPr>
        <w:t xml:space="preserve">– общие подходы к интерфейсу </w:t>
      </w:r>
      <w:r w:rsidRPr="00A342E6">
        <w:rPr>
          <w:color w:val="auto"/>
        </w:rPr>
        <w:t>(</w:t>
      </w:r>
      <w:r>
        <w:rPr>
          <w:color w:val="auto"/>
          <w:lang w:val="en-US"/>
        </w:rPr>
        <w:t>look</w:t>
      </w:r>
      <w:r w:rsidRPr="00A342E6">
        <w:rPr>
          <w:color w:val="auto"/>
        </w:rPr>
        <w:t xml:space="preserve"> </w:t>
      </w:r>
      <w:r>
        <w:rPr>
          <w:color w:val="auto"/>
          <w:lang w:val="en-US"/>
        </w:rPr>
        <w:t>and</w:t>
      </w:r>
      <w:r w:rsidRPr="00A342E6">
        <w:rPr>
          <w:color w:val="auto"/>
        </w:rPr>
        <w:t xml:space="preserve"> </w:t>
      </w:r>
      <w:r>
        <w:rPr>
          <w:color w:val="auto"/>
          <w:lang w:val="en-US"/>
        </w:rPr>
        <w:t>feel</w:t>
      </w:r>
      <w:r w:rsidRPr="00A342E6">
        <w:rPr>
          <w:color w:val="auto"/>
        </w:rPr>
        <w:t xml:space="preserve">) </w:t>
      </w:r>
      <w:r>
        <w:rPr>
          <w:color w:val="auto"/>
        </w:rPr>
        <w:t>для всех пользователей</w:t>
      </w:r>
      <w:r w:rsidRPr="00A342E6">
        <w:rPr>
          <w:color w:val="auto"/>
        </w:rPr>
        <w:t xml:space="preserve">, </w:t>
      </w:r>
      <w:r>
        <w:rPr>
          <w:color w:val="auto"/>
        </w:rPr>
        <w:t>ориентированность на бизнес-процессы</w:t>
      </w:r>
      <w:r w:rsidRPr="00A342E6">
        <w:rPr>
          <w:color w:val="auto"/>
        </w:rPr>
        <w:t xml:space="preserve">, </w:t>
      </w:r>
      <w:r>
        <w:rPr>
          <w:color w:val="auto"/>
        </w:rPr>
        <w:t>простые и понятные интерфейсы и действия</w:t>
      </w:r>
    </w:p>
    <w:p w14:paraId="39C18C81" w14:textId="640492CF" w:rsidR="00A342E6" w:rsidRDefault="00A342E6" w:rsidP="004B7E44">
      <w:pPr>
        <w:rPr>
          <w:color w:val="auto"/>
        </w:rPr>
      </w:pPr>
    </w:p>
    <w:p w14:paraId="1E80ED76" w14:textId="63B525B4" w:rsidR="00A342E6" w:rsidRDefault="00A342E6" w:rsidP="004B7E44">
      <w:pPr>
        <w:rPr>
          <w:color w:val="auto"/>
        </w:rPr>
      </w:pPr>
      <w:r w:rsidRPr="00A342E6">
        <w:rPr>
          <w:b/>
          <w:bCs/>
          <w:color w:val="auto"/>
        </w:rPr>
        <w:t>Гибкость</w:t>
      </w:r>
      <w:r>
        <w:rPr>
          <w:color w:val="auto"/>
        </w:rPr>
        <w:t xml:space="preserve"> – способность системы развиваться при росте и расширении профиля деятельности компании</w:t>
      </w:r>
    </w:p>
    <w:p w14:paraId="37745A8F" w14:textId="05C2F692" w:rsidR="00A342E6" w:rsidRDefault="00A342E6" w:rsidP="004B7E44">
      <w:pPr>
        <w:rPr>
          <w:color w:val="auto"/>
        </w:rPr>
      </w:pPr>
    </w:p>
    <w:p w14:paraId="2379F19E" w14:textId="32E75ECC" w:rsidR="00A342E6" w:rsidRPr="00A342E6" w:rsidRDefault="00A342E6" w:rsidP="004B7E44">
      <w:pPr>
        <w:rPr>
          <w:color w:val="auto"/>
        </w:rPr>
      </w:pPr>
      <w:r w:rsidRPr="00A342E6">
        <w:rPr>
          <w:b/>
          <w:bCs/>
          <w:color w:val="auto"/>
        </w:rPr>
        <w:t>Производительность</w:t>
      </w:r>
      <w:r>
        <w:rPr>
          <w:color w:val="auto"/>
        </w:rPr>
        <w:t xml:space="preserve"> – способность системы обеспечивать приемлемый уровень работоспособности даже при росте нагрузки и (или) проблемах с оборудованием.</w:t>
      </w:r>
    </w:p>
    <w:p w14:paraId="30DCDA6A" w14:textId="712C98D7" w:rsidR="00DD2519" w:rsidRDefault="00DD2519" w:rsidP="004B7E44">
      <w:pPr>
        <w:rPr>
          <w:color w:val="auto"/>
        </w:rPr>
      </w:pPr>
    </w:p>
    <w:p w14:paraId="56F05D0D" w14:textId="75C52393" w:rsidR="00A342E6" w:rsidRDefault="00A342E6" w:rsidP="004B7E44">
      <w:pPr>
        <w:rPr>
          <w:color w:val="auto"/>
        </w:rPr>
      </w:pPr>
    </w:p>
    <w:p w14:paraId="46624D32" w14:textId="7DD0E4D1" w:rsidR="0050031F" w:rsidRDefault="0050031F" w:rsidP="0050031F">
      <w:pPr>
        <w:pStyle w:val="3"/>
        <w:numPr>
          <w:ilvl w:val="0"/>
          <w:numId w:val="1"/>
        </w:numPr>
        <w:rPr>
          <w:b/>
          <w:i w:val="0"/>
          <w:sz w:val="44"/>
        </w:rPr>
      </w:pPr>
      <w:r>
        <w:rPr>
          <w:b/>
          <w:i w:val="0"/>
          <w:sz w:val="44"/>
        </w:rPr>
        <w:t>Требования</w:t>
      </w:r>
    </w:p>
    <w:p w14:paraId="51E72C92" w14:textId="429473D3" w:rsidR="0050031F" w:rsidRDefault="0050031F" w:rsidP="0050031F">
      <w:pPr>
        <w:pStyle w:val="3"/>
        <w:numPr>
          <w:ilvl w:val="1"/>
          <w:numId w:val="1"/>
        </w:numPr>
        <w:rPr>
          <w:b/>
          <w:i w:val="0"/>
          <w:sz w:val="44"/>
        </w:rPr>
      </w:pPr>
      <w:r w:rsidRPr="002F2957">
        <w:rPr>
          <w:b/>
          <w:i w:val="0"/>
          <w:sz w:val="40"/>
          <w:szCs w:val="40"/>
        </w:rPr>
        <w:t>Функциональные</w:t>
      </w:r>
      <w:r>
        <w:rPr>
          <w:b/>
          <w:i w:val="0"/>
          <w:sz w:val="44"/>
        </w:rPr>
        <w:t xml:space="preserve"> требования</w:t>
      </w:r>
    </w:p>
    <w:p w14:paraId="542C4F73" w14:textId="7DD33032" w:rsidR="0050031F" w:rsidRDefault="0050031F" w:rsidP="0050031F">
      <w:pPr>
        <w:pStyle w:val="3"/>
        <w:numPr>
          <w:ilvl w:val="2"/>
          <w:numId w:val="1"/>
        </w:numPr>
        <w:rPr>
          <w:b/>
          <w:i w:val="0"/>
          <w:sz w:val="44"/>
        </w:rPr>
      </w:pPr>
      <w:r w:rsidRPr="002F2957">
        <w:rPr>
          <w:b/>
          <w:i w:val="0"/>
          <w:sz w:val="36"/>
          <w:szCs w:val="36"/>
        </w:rPr>
        <w:t>Ведение</w:t>
      </w:r>
      <w:r w:rsidR="00CA353C">
        <w:rPr>
          <w:b/>
          <w:i w:val="0"/>
          <w:sz w:val="36"/>
          <w:szCs w:val="36"/>
        </w:rPr>
        <w:t xml:space="preserve"> учета доступных ресурсов</w:t>
      </w:r>
    </w:p>
    <w:p w14:paraId="4CDE2B79" w14:textId="5326B361" w:rsidR="0050031F" w:rsidRDefault="0050031F" w:rsidP="0050031F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 w:rsidRP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Си</w:t>
      </w:r>
      <w:r w:rsid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стема должна обеспечит</w:t>
      </w:r>
      <w:r w:rsidR="00935468">
        <w:rPr>
          <w:rFonts w:ascii="Microsoft Sans Serif" w:hAnsi="Microsoft Sans Serif" w:cs="Microsoft Sans Serif"/>
          <w:bCs/>
          <w:i w:val="0"/>
          <w:sz w:val="28"/>
          <w:szCs w:val="28"/>
        </w:rPr>
        <w:t>ь ведение реестра всех сотрудников</w:t>
      </w:r>
      <w:r w:rsidR="00935468" w:rsidRPr="00935468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935468">
        <w:rPr>
          <w:rFonts w:ascii="Microsoft Sans Serif" w:hAnsi="Microsoft Sans Serif" w:cs="Microsoft Sans Serif"/>
          <w:bCs/>
          <w:i w:val="0"/>
          <w:sz w:val="28"/>
          <w:szCs w:val="28"/>
        </w:rPr>
        <w:t>занятых в производственном процессе</w:t>
      </w:r>
      <w:r w:rsidR="00935468" w:rsidRPr="00935468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E32BA9">
        <w:rPr>
          <w:rFonts w:ascii="Microsoft Sans Serif" w:hAnsi="Microsoft Sans Serif" w:cs="Microsoft Sans Serif"/>
          <w:bCs/>
          <w:i w:val="0"/>
          <w:sz w:val="28"/>
          <w:szCs w:val="28"/>
        </w:rPr>
        <w:t>для всех сотрудников ведется учет текущей роли</w:t>
      </w:r>
      <w:r w:rsidR="00E32BA9" w:rsidRPr="00E32BA9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E32BA9">
        <w:rPr>
          <w:rFonts w:ascii="Microsoft Sans Serif" w:hAnsi="Microsoft Sans Serif" w:cs="Microsoft Sans Serif"/>
          <w:bCs/>
          <w:i w:val="0"/>
          <w:sz w:val="28"/>
          <w:szCs w:val="28"/>
        </w:rPr>
        <w:t>грейда</w:t>
      </w:r>
      <w:r w:rsidR="00E32BA9" w:rsidRPr="00E32BA9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E32BA9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основных </w:t>
      </w:r>
      <w:r w:rsidR="00CA353C">
        <w:rPr>
          <w:rFonts w:ascii="Microsoft Sans Serif" w:hAnsi="Microsoft Sans Serif" w:cs="Microsoft Sans Serif"/>
          <w:bCs/>
          <w:i w:val="0"/>
          <w:sz w:val="28"/>
          <w:szCs w:val="28"/>
        </w:rPr>
        <w:t>навыках и умениях</w:t>
      </w:r>
    </w:p>
    <w:p w14:paraId="0EBC83DB" w14:textId="7D2DC70A" w:rsidR="00B533DC" w:rsidRDefault="00B533DC" w:rsidP="0050031F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Роли и грейды должны соотноситься с определенным набором навыков и умений. Навыки и умения должны иметь свои собственные уровни. </w:t>
      </w:r>
    </w:p>
    <w:p w14:paraId="6039C823" w14:textId="4D0E99FB" w:rsidR="00325A76" w:rsidRDefault="00325A76" w:rsidP="0050031F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>
        <w:rPr>
          <w:rFonts w:ascii="Microsoft Sans Serif" w:hAnsi="Microsoft Sans Serif" w:cs="Microsoft Sans Serif"/>
          <w:bCs/>
          <w:i w:val="0"/>
          <w:sz w:val="28"/>
          <w:szCs w:val="28"/>
        </w:rPr>
        <w:t>На роли необходимо указание возможности работы на одном или нескольких проектах.</w:t>
      </w:r>
    </w:p>
    <w:p w14:paraId="4CB503D9" w14:textId="26633EC8" w:rsidR="00B533DC" w:rsidRDefault="00B533DC" w:rsidP="0050031F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>
        <w:rPr>
          <w:rFonts w:ascii="Microsoft Sans Serif" w:hAnsi="Microsoft Sans Serif" w:cs="Microsoft Sans Serif"/>
          <w:bCs/>
          <w:i w:val="0"/>
          <w:sz w:val="28"/>
          <w:szCs w:val="28"/>
        </w:rPr>
        <w:t>Должна поддерживаться история изменений по сотруднику ролей, грейда, навыков и умений.</w:t>
      </w:r>
    </w:p>
    <w:p w14:paraId="486C3F65" w14:textId="5799D860" w:rsidR="00325A76" w:rsidRPr="00B533DC" w:rsidRDefault="00325A76" w:rsidP="0050031F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>
        <w:rPr>
          <w:rFonts w:ascii="Microsoft Sans Serif" w:hAnsi="Microsoft Sans Serif" w:cs="Microsoft Sans Serif"/>
          <w:bCs/>
          <w:i w:val="0"/>
          <w:sz w:val="28"/>
          <w:szCs w:val="28"/>
        </w:rPr>
        <w:t>От ресурса возможен переход к поиску вакансий.</w:t>
      </w:r>
    </w:p>
    <w:p w14:paraId="01BB0C2F" w14:textId="77777777" w:rsidR="00CA353C" w:rsidRPr="00E32BA9" w:rsidRDefault="00CA353C" w:rsidP="0050031F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</w:p>
    <w:p w14:paraId="560568B0" w14:textId="64071BD8" w:rsidR="0050031F" w:rsidRDefault="00AB7E88" w:rsidP="0050031F">
      <w:pPr>
        <w:pStyle w:val="3"/>
        <w:numPr>
          <w:ilvl w:val="2"/>
          <w:numId w:val="1"/>
        </w:numPr>
        <w:rPr>
          <w:b/>
          <w:i w:val="0"/>
          <w:sz w:val="36"/>
          <w:szCs w:val="36"/>
        </w:rPr>
      </w:pPr>
      <w:r w:rsidRPr="00B63D18">
        <w:rPr>
          <w:b/>
          <w:i w:val="0"/>
          <w:sz w:val="36"/>
          <w:szCs w:val="36"/>
        </w:rPr>
        <w:t>Ведение учета потребных ресурсов</w:t>
      </w:r>
    </w:p>
    <w:p w14:paraId="1F082B6A" w14:textId="4A717FA0" w:rsidR="00B63D18" w:rsidRDefault="00B63D18" w:rsidP="00B63D18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 w:rsidRP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Си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стема должна обеспечить </w:t>
      </w:r>
      <w:r w:rsidR="00B54B70">
        <w:rPr>
          <w:rFonts w:ascii="Microsoft Sans Serif" w:hAnsi="Microsoft Sans Serif" w:cs="Microsoft Sans Serif"/>
          <w:bCs/>
          <w:i w:val="0"/>
          <w:sz w:val="28"/>
          <w:szCs w:val="28"/>
        </w:rPr>
        <w:t>возможность ведения «вакансий» то есть</w:t>
      </w:r>
      <w:r w:rsidR="00B54B70" w:rsidRPr="00C7344B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B54B70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позиций </w:t>
      </w:r>
      <w:r w:rsidR="00C7344B">
        <w:rPr>
          <w:rFonts w:ascii="Microsoft Sans Serif" w:hAnsi="Microsoft Sans Serif" w:cs="Microsoft Sans Serif"/>
          <w:bCs/>
          <w:i w:val="0"/>
          <w:sz w:val="28"/>
          <w:szCs w:val="28"/>
        </w:rPr>
        <w:t>с закрепленными требуемыми ролью</w:t>
      </w:r>
      <w:r w:rsidR="00C7344B" w:rsidRPr="00C7344B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C7344B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грейдом и </w:t>
      </w:r>
      <w:proofErr w:type="gramStart"/>
      <w:r w:rsidR="00C7344B">
        <w:rPr>
          <w:rFonts w:ascii="Microsoft Sans Serif" w:hAnsi="Microsoft Sans Serif" w:cs="Microsoft Sans Serif"/>
          <w:bCs/>
          <w:i w:val="0"/>
          <w:sz w:val="28"/>
          <w:szCs w:val="28"/>
        </w:rPr>
        <w:t>навыками</w:t>
      </w:r>
      <w:proofErr w:type="gramEnd"/>
      <w:r w:rsidR="00C7344B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 но не закрытые</w:t>
      </w:r>
      <w:r w:rsidR="000A53F6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 физически</w:t>
      </w:r>
      <w:ins w:id="0" w:author="Соболев Валентин Михайлович" w:date="2022-09-08T18:23:00Z">
        <w:r w:rsidR="00325A76"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t>.</w:t>
        </w:r>
      </w:ins>
      <w:del w:id="1" w:author="Соболев Валентин Михайлович" w:date="2022-09-08T18:23:00Z">
        <w:r w:rsidR="000A53F6" w:rsidDel="00325A76"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delText xml:space="preserve"> </w:delText>
        </w:r>
      </w:del>
    </w:p>
    <w:p w14:paraId="7F39EF65" w14:textId="6B43C365" w:rsidR="00325A76" w:rsidRDefault="00325A76" w:rsidP="00B63D18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Вакансии необходимо разделять на вакансии штатного расписания (для набора внутрь компании) и вакансии проектов 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lastRenderedPageBreak/>
        <w:t>(доступно для заполнения и уже нанятыми, но не занятыми на других проектах сотрудниками).</w:t>
      </w:r>
    </w:p>
    <w:p w14:paraId="02E16609" w14:textId="238654A8" w:rsidR="00325A76" w:rsidRDefault="00325A76" w:rsidP="00B63D18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>
        <w:rPr>
          <w:rFonts w:ascii="Microsoft Sans Serif" w:hAnsi="Microsoft Sans Serif" w:cs="Microsoft Sans Serif"/>
          <w:bCs/>
          <w:i w:val="0"/>
          <w:sz w:val="28"/>
          <w:szCs w:val="28"/>
        </w:rPr>
        <w:t>От вакансии возможен переход к поиску ресурса.</w:t>
      </w:r>
    </w:p>
    <w:p w14:paraId="64006AB4" w14:textId="77777777" w:rsidR="000A53F6" w:rsidRDefault="000A53F6" w:rsidP="00B63D18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</w:p>
    <w:p w14:paraId="362F381F" w14:textId="2451B71C" w:rsidR="00B63D18" w:rsidRDefault="001D58D5" w:rsidP="0050031F">
      <w:pPr>
        <w:pStyle w:val="3"/>
        <w:numPr>
          <w:ilvl w:val="2"/>
          <w:numId w:val="1"/>
        </w:numPr>
        <w:rPr>
          <w:b/>
          <w:i w:val="0"/>
          <w:sz w:val="36"/>
          <w:szCs w:val="36"/>
        </w:rPr>
      </w:pPr>
      <w:r>
        <w:rPr>
          <w:b/>
          <w:i w:val="0"/>
          <w:sz w:val="36"/>
          <w:szCs w:val="36"/>
        </w:rPr>
        <w:t xml:space="preserve">Ведение </w:t>
      </w:r>
      <w:r w:rsidR="00A0640A">
        <w:rPr>
          <w:b/>
          <w:i w:val="0"/>
          <w:sz w:val="36"/>
          <w:szCs w:val="36"/>
        </w:rPr>
        <w:t>реестра проектов</w:t>
      </w:r>
    </w:p>
    <w:p w14:paraId="0E9A594F" w14:textId="604C3F97" w:rsidR="001D58D5" w:rsidRDefault="001D58D5" w:rsidP="001D58D5">
      <w:pPr>
        <w:pStyle w:val="3"/>
        <w:ind w:left="1224"/>
        <w:rPr>
          <w:ins w:id="2" w:author="Соболев Валентин Михайлович" w:date="2022-09-08T18:24:00Z"/>
          <w:rFonts w:ascii="Microsoft Sans Serif" w:hAnsi="Microsoft Sans Serif" w:cs="Microsoft Sans Serif"/>
          <w:bCs/>
          <w:i w:val="0"/>
          <w:sz w:val="28"/>
          <w:szCs w:val="28"/>
        </w:rPr>
      </w:pPr>
      <w:r w:rsidRP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Си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>стема должна</w:t>
      </w:r>
      <w:r w:rsidR="00086D40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 позволять вести учет проектов (активностей) для каждой из которых </w:t>
      </w:r>
      <w:r w:rsidR="00835DE9">
        <w:rPr>
          <w:rFonts w:ascii="Microsoft Sans Serif" w:hAnsi="Microsoft Sans Serif" w:cs="Microsoft Sans Serif"/>
          <w:bCs/>
          <w:i w:val="0"/>
          <w:sz w:val="28"/>
          <w:szCs w:val="28"/>
        </w:rPr>
        <w:t>указан владелец</w:t>
      </w:r>
      <w:ins w:id="3" w:author="Соболев Валентин Михайлович" w:date="2022-09-08T18:18:00Z">
        <w:r w:rsidR="00B533DC"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t>, менеджер проекта/аккаунт</w:t>
        </w:r>
      </w:ins>
      <w:r w:rsidR="00835DE9" w:rsidRPr="00835DE9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835DE9">
        <w:rPr>
          <w:rFonts w:ascii="Microsoft Sans Serif" w:hAnsi="Microsoft Sans Serif" w:cs="Microsoft Sans Serif"/>
          <w:bCs/>
          <w:i w:val="0"/>
          <w:sz w:val="28"/>
          <w:szCs w:val="28"/>
        </w:rPr>
        <w:t>срок начала и окончания</w:t>
      </w:r>
      <w:ins w:id="4" w:author="Соболев Валентин Михайлович" w:date="2022-09-08T18:17:00Z">
        <w:r w:rsidR="00B533DC"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t xml:space="preserve">, </w:t>
        </w:r>
      </w:ins>
      <w:ins w:id="5" w:author="Соболев Валентин Михайлович" w:date="2022-09-08T18:25:00Z">
        <w:r w:rsidR="00325A76"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t>цена</w:t>
        </w:r>
      </w:ins>
      <w:ins w:id="6" w:author="Соболев Валентин Михайлович" w:date="2022-09-08T18:17:00Z">
        <w:r w:rsidR="00B533DC"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t xml:space="preserve"> контракта</w:t>
        </w:r>
      </w:ins>
      <w:ins w:id="7" w:author="Соболев Валентин Михайлович" w:date="2022-09-08T18:28:00Z">
        <w:r w:rsidR="00325A76"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t xml:space="preserve"> (можно дальше развить в зарплаты, внешние ставки и рентабел</w:t>
        </w:r>
      </w:ins>
      <w:ins w:id="8" w:author="Соболев Валентин Михайлович" w:date="2022-09-08T18:29:00Z">
        <w:r w:rsidR="00325A76"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t>ьность проекта).</w:t>
        </w:r>
      </w:ins>
    </w:p>
    <w:p w14:paraId="2188B8AE" w14:textId="6D9EB90B" w:rsidR="00325A76" w:rsidRPr="00835DE9" w:rsidRDefault="00325A76" w:rsidP="001D58D5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ins w:id="9" w:author="Соболев Валентин Михайлович" w:date="2022-09-08T18:24:00Z">
        <w:r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t xml:space="preserve">Владелец проекта и менеджер могут создавать </w:t>
        </w:r>
      </w:ins>
      <w:ins w:id="10" w:author="Соболев Валентин Михайлович" w:date="2022-09-08T18:25:00Z">
        <w:r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t xml:space="preserve">проектные вакансии. </w:t>
        </w:r>
      </w:ins>
    </w:p>
    <w:p w14:paraId="02A1A743" w14:textId="77777777" w:rsidR="001D58D5" w:rsidRDefault="001D58D5" w:rsidP="001D58D5">
      <w:pPr>
        <w:pStyle w:val="3"/>
        <w:ind w:left="1496"/>
        <w:rPr>
          <w:b/>
          <w:i w:val="0"/>
          <w:sz w:val="36"/>
          <w:szCs w:val="36"/>
        </w:rPr>
      </w:pPr>
    </w:p>
    <w:p w14:paraId="13ED6BFC" w14:textId="4C3E0337" w:rsidR="00CE436E" w:rsidRDefault="00CE436E" w:rsidP="0050031F">
      <w:pPr>
        <w:pStyle w:val="3"/>
        <w:numPr>
          <w:ilvl w:val="2"/>
          <w:numId w:val="1"/>
        </w:numPr>
        <w:rPr>
          <w:b/>
          <w:i w:val="0"/>
          <w:sz w:val="36"/>
          <w:szCs w:val="36"/>
        </w:rPr>
      </w:pPr>
      <w:r>
        <w:rPr>
          <w:b/>
          <w:i w:val="0"/>
          <w:sz w:val="36"/>
          <w:szCs w:val="36"/>
        </w:rPr>
        <w:t>Учет занятости ресурса</w:t>
      </w:r>
    </w:p>
    <w:p w14:paraId="134B1F7D" w14:textId="3E03ACE9" w:rsidR="00CE436E" w:rsidRPr="005B1D44" w:rsidRDefault="00CE436E" w:rsidP="00CE436E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 w:rsidRP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Си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>стема должна обеспечить возможность закрепление ресурса за проектом</w:t>
      </w:r>
      <w:ins w:id="11" w:author="Соболев Валентин Михайлович" w:date="2022-09-08T18:18:00Z">
        <w:r w:rsidR="00B533DC"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t>. В зависимости от роли</w:t>
        </w:r>
      </w:ins>
      <w:ins w:id="12" w:author="Соболев Валентин Михайлович" w:date="2022-09-08T18:19:00Z">
        <w:r w:rsidR="00B533DC"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t xml:space="preserve"> </w:t>
        </w:r>
      </w:ins>
      <w:del w:id="13" w:author="Соболев Валентин Михайлович" w:date="2022-09-08T18:18:00Z">
        <w:r w:rsidR="005B1D44" w:rsidRPr="005B1D44" w:rsidDel="00B533DC"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delText xml:space="preserve">, </w:delText>
        </w:r>
      </w:del>
      <w:del w:id="14" w:author="Соболев Валентин Михайлович" w:date="2022-09-08T18:19:00Z">
        <w:r w:rsidR="005B1D44" w:rsidDel="00B533DC"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delText xml:space="preserve">такой </w:delText>
        </w:r>
      </w:del>
      <w:r w:rsidR="005B1D44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ресурс </w:t>
      </w:r>
      <w:del w:id="15" w:author="Соболев Валентин Михайлович" w:date="2022-09-08T18:19:00Z">
        <w:r w:rsidR="005B1D44" w:rsidDel="00B533DC"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delText xml:space="preserve">не </w:delText>
        </w:r>
      </w:del>
      <w:proofErr w:type="gramStart"/>
      <w:r w:rsidR="005B1D44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может </w:t>
      </w:r>
      <w:ins w:id="16" w:author="Соболев Валентин Михайлович" w:date="2022-09-08T18:19:00Z">
        <w:r w:rsidR="00B533DC"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t xml:space="preserve"> или</w:t>
        </w:r>
        <w:proofErr w:type="gramEnd"/>
        <w:r w:rsidR="00B533DC"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t xml:space="preserve"> не может </w:t>
        </w:r>
      </w:ins>
      <w:r w:rsidR="005B1D44">
        <w:rPr>
          <w:rFonts w:ascii="Microsoft Sans Serif" w:hAnsi="Microsoft Sans Serif" w:cs="Microsoft Sans Serif"/>
          <w:bCs/>
          <w:i w:val="0"/>
          <w:sz w:val="28"/>
          <w:szCs w:val="28"/>
        </w:rPr>
        <w:t>быть использован в других проектах до срока завершения проекта</w:t>
      </w:r>
      <w:ins w:id="17" w:author="Соболев Валентин Михайлович" w:date="2022-09-08T18:19:00Z">
        <w:r w:rsidR="00B533DC"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t xml:space="preserve">. Контроль </w:t>
        </w:r>
        <w:proofErr w:type="spellStart"/>
        <w:r w:rsidR="00B533DC"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t>непревышения</w:t>
        </w:r>
        <w:proofErr w:type="spellEnd"/>
        <w:r w:rsidR="00B533DC"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t xml:space="preserve"> 100% занятости.</w:t>
        </w:r>
      </w:ins>
    </w:p>
    <w:p w14:paraId="020E3BC9" w14:textId="608617C7" w:rsidR="00CE436E" w:rsidRDefault="00CE436E" w:rsidP="00CE436E">
      <w:pPr>
        <w:pStyle w:val="3"/>
        <w:ind w:left="1496"/>
        <w:rPr>
          <w:b/>
          <w:i w:val="0"/>
          <w:sz w:val="36"/>
          <w:szCs w:val="36"/>
        </w:rPr>
      </w:pPr>
    </w:p>
    <w:p w14:paraId="10E7ED75" w14:textId="77777777" w:rsidR="00D44AD3" w:rsidRDefault="00D44AD3" w:rsidP="0050031F">
      <w:pPr>
        <w:pStyle w:val="3"/>
        <w:numPr>
          <w:ilvl w:val="2"/>
          <w:numId w:val="1"/>
        </w:numPr>
        <w:rPr>
          <w:b/>
          <w:i w:val="0"/>
          <w:sz w:val="36"/>
          <w:szCs w:val="36"/>
        </w:rPr>
      </w:pPr>
      <w:r>
        <w:rPr>
          <w:b/>
          <w:i w:val="0"/>
          <w:sz w:val="36"/>
          <w:szCs w:val="36"/>
        </w:rPr>
        <w:t>Возможности поиска в системе</w:t>
      </w:r>
    </w:p>
    <w:p w14:paraId="2C8D5A9A" w14:textId="5D8CB794" w:rsidR="00D44AD3" w:rsidRDefault="00D44AD3" w:rsidP="00D44AD3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 w:rsidRP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Си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>стема должна обеспечить поиск в реестрах</w:t>
      </w:r>
      <w:r w:rsidRPr="00D44AD3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>примерами поисковых запросов могут бы</w:t>
      </w:r>
      <w:r w:rsidR="000F3D1C">
        <w:rPr>
          <w:rFonts w:ascii="Microsoft Sans Serif" w:hAnsi="Microsoft Sans Serif" w:cs="Microsoft Sans Serif"/>
          <w:bCs/>
          <w:i w:val="0"/>
          <w:sz w:val="28"/>
          <w:szCs w:val="28"/>
        </w:rPr>
        <w:t>ть: поиск сотрудников</w:t>
      </w:r>
      <w:r w:rsidR="000F3D1C" w:rsidRPr="000F3D1C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0F3D1C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освобождающихся с проектов в ближайшие </w:t>
      </w:r>
      <w:r w:rsidR="000F3D1C">
        <w:rPr>
          <w:rFonts w:ascii="Microsoft Sans Serif" w:hAnsi="Microsoft Sans Serif" w:cs="Microsoft Sans Serif"/>
          <w:bCs/>
          <w:i w:val="0"/>
          <w:sz w:val="28"/>
          <w:szCs w:val="28"/>
          <w:lang w:val="en-US"/>
        </w:rPr>
        <w:t>N</w:t>
      </w:r>
      <w:r w:rsidR="000F3D1C" w:rsidRPr="000F3D1C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 </w:t>
      </w:r>
      <w:r w:rsidR="000F3D1C">
        <w:rPr>
          <w:rFonts w:ascii="Microsoft Sans Serif" w:hAnsi="Microsoft Sans Serif" w:cs="Microsoft Sans Serif"/>
          <w:bCs/>
          <w:i w:val="0"/>
          <w:sz w:val="28"/>
          <w:szCs w:val="28"/>
        </w:rPr>
        <w:t>дней (месяцев)</w:t>
      </w:r>
      <w:r w:rsidR="000F3D1C" w:rsidRPr="000F3D1C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0F3D1C">
        <w:rPr>
          <w:rFonts w:ascii="Microsoft Sans Serif" w:hAnsi="Microsoft Sans Serif" w:cs="Microsoft Sans Serif"/>
          <w:bCs/>
          <w:i w:val="0"/>
          <w:sz w:val="28"/>
          <w:szCs w:val="28"/>
        </w:rPr>
        <w:t>поиск незакрытых вакансий по критериям</w:t>
      </w:r>
      <w:r w:rsidR="006722CA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 и так далее</w:t>
      </w:r>
    </w:p>
    <w:p w14:paraId="7A6BA3B8" w14:textId="77777777" w:rsidR="006722CA" w:rsidRPr="000F3D1C" w:rsidRDefault="006722CA" w:rsidP="00D44AD3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</w:p>
    <w:p w14:paraId="59D2CD74" w14:textId="77777777" w:rsidR="00EF174A" w:rsidRDefault="00EF174A" w:rsidP="0050031F">
      <w:pPr>
        <w:pStyle w:val="3"/>
        <w:numPr>
          <w:ilvl w:val="2"/>
          <w:numId w:val="1"/>
        </w:numPr>
        <w:rPr>
          <w:b/>
          <w:i w:val="0"/>
          <w:sz w:val="36"/>
          <w:szCs w:val="36"/>
        </w:rPr>
      </w:pPr>
      <w:r>
        <w:rPr>
          <w:b/>
          <w:i w:val="0"/>
          <w:sz w:val="36"/>
          <w:szCs w:val="36"/>
        </w:rPr>
        <w:t>Поддержка интеграции с кадровой системой</w:t>
      </w:r>
    </w:p>
    <w:p w14:paraId="0720CAF0" w14:textId="2B2EECD1" w:rsidR="00EF174A" w:rsidRPr="00A04BDA" w:rsidRDefault="00EF174A" w:rsidP="00EF174A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 w:rsidRP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Си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>стема должна обеспечить возможность загрузки списка сотрудников из кадровой системы</w:t>
      </w:r>
      <w:ins w:id="18" w:author="Соболев Валентин Михайлович" w:date="2022-09-08T18:20:00Z">
        <w:r w:rsidR="00B533DC"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t xml:space="preserve"> или </w:t>
        </w:r>
        <w:r w:rsidR="00B533DC">
          <w:rPr>
            <w:rFonts w:ascii="Microsoft Sans Serif" w:hAnsi="Microsoft Sans Serif" w:cs="Microsoft Sans Serif"/>
            <w:bCs/>
            <w:i w:val="0"/>
            <w:sz w:val="28"/>
            <w:szCs w:val="28"/>
            <w:lang w:val="en-US"/>
          </w:rPr>
          <w:t>AD</w:t>
        </w:r>
      </w:ins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. </w:t>
      </w:r>
      <w:r w:rsidR="00A04BDA">
        <w:rPr>
          <w:rFonts w:ascii="Microsoft Sans Serif" w:hAnsi="Microsoft Sans Serif" w:cs="Microsoft Sans Serif"/>
          <w:bCs/>
          <w:i w:val="0"/>
          <w:sz w:val="28"/>
          <w:szCs w:val="28"/>
        </w:rPr>
        <w:t>При загрузке необходимо обеспечить актуализацию реестра (не удалять существующие записи</w:t>
      </w:r>
      <w:r w:rsidR="00A04BDA" w:rsidRPr="00A04BDA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A04BDA">
        <w:rPr>
          <w:rFonts w:ascii="Microsoft Sans Serif" w:hAnsi="Microsoft Sans Serif" w:cs="Microsoft Sans Serif"/>
          <w:bCs/>
          <w:i w:val="0"/>
          <w:sz w:val="28"/>
          <w:szCs w:val="28"/>
        </w:rPr>
        <w:t>добавлять новые с атрибутами</w:t>
      </w:r>
      <w:r w:rsidR="00A04BDA" w:rsidRPr="00A04BDA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A04BDA">
        <w:rPr>
          <w:rFonts w:ascii="Microsoft Sans Serif" w:hAnsi="Microsoft Sans Serif" w:cs="Microsoft Sans Serif"/>
          <w:bCs/>
          <w:i w:val="0"/>
          <w:sz w:val="28"/>
          <w:szCs w:val="28"/>
        </w:rPr>
        <w:t>заполненными по умолчанию)</w:t>
      </w:r>
    </w:p>
    <w:p w14:paraId="18A264BB" w14:textId="329A0587" w:rsidR="001D58D5" w:rsidRDefault="00A0640A" w:rsidP="00EF174A">
      <w:pPr>
        <w:pStyle w:val="3"/>
        <w:ind w:left="1496"/>
        <w:rPr>
          <w:b/>
          <w:i w:val="0"/>
          <w:sz w:val="36"/>
          <w:szCs w:val="36"/>
        </w:rPr>
      </w:pPr>
      <w:r>
        <w:rPr>
          <w:b/>
          <w:i w:val="0"/>
          <w:sz w:val="36"/>
          <w:szCs w:val="36"/>
        </w:rPr>
        <w:t xml:space="preserve"> </w:t>
      </w:r>
    </w:p>
    <w:p w14:paraId="56B24DA3" w14:textId="3573B055" w:rsidR="00A0640A" w:rsidRDefault="003370F6" w:rsidP="0050031F">
      <w:pPr>
        <w:pStyle w:val="3"/>
        <w:numPr>
          <w:ilvl w:val="2"/>
          <w:numId w:val="1"/>
        </w:numPr>
        <w:rPr>
          <w:b/>
          <w:i w:val="0"/>
          <w:sz w:val="36"/>
          <w:szCs w:val="36"/>
        </w:rPr>
      </w:pPr>
      <w:r>
        <w:rPr>
          <w:b/>
          <w:i w:val="0"/>
          <w:sz w:val="36"/>
          <w:szCs w:val="36"/>
        </w:rPr>
        <w:t>Поддержка работы рекрутеров</w:t>
      </w:r>
    </w:p>
    <w:p w14:paraId="71B6646B" w14:textId="423FCF43" w:rsidR="003370F6" w:rsidRDefault="003370F6" w:rsidP="003370F6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 w:rsidRP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Си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стема должна обеспечить возможность заведение сотрудников в статусе кандидатов. Кандидаты не доступны при </w:t>
      </w:r>
      <w:r w:rsidR="003C21CE">
        <w:rPr>
          <w:rFonts w:ascii="Microsoft Sans Serif" w:hAnsi="Microsoft Sans Serif" w:cs="Microsoft Sans Serif"/>
          <w:bCs/>
          <w:i w:val="0"/>
          <w:sz w:val="28"/>
          <w:szCs w:val="28"/>
        </w:rPr>
        <w:t>поиске для выделения на проекты</w:t>
      </w:r>
      <w:r w:rsidR="003C21CE" w:rsidRPr="003C21CE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3C21CE">
        <w:rPr>
          <w:rFonts w:ascii="Microsoft Sans Serif" w:hAnsi="Microsoft Sans Serif" w:cs="Microsoft Sans Serif"/>
          <w:bCs/>
          <w:i w:val="0"/>
          <w:sz w:val="28"/>
          <w:szCs w:val="28"/>
        </w:rPr>
        <w:t>но доступны для сотрудников</w:t>
      </w:r>
      <w:r w:rsidR="00893108" w:rsidRPr="00893108">
        <w:rPr>
          <w:rFonts w:ascii="Microsoft Sans Serif" w:hAnsi="Microsoft Sans Serif" w:cs="Microsoft Sans Serif"/>
          <w:bCs/>
          <w:i w:val="0"/>
          <w:sz w:val="28"/>
          <w:szCs w:val="28"/>
        </w:rPr>
        <w:t>,</w:t>
      </w:r>
      <w:r w:rsidR="003C21CE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 занимающихся интервьюированием и процессами приема</w:t>
      </w:r>
    </w:p>
    <w:p w14:paraId="24FF262B" w14:textId="78670DC2" w:rsidR="00B533DC" w:rsidRDefault="00B533DC" w:rsidP="003370F6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>
        <w:rPr>
          <w:rFonts w:ascii="Microsoft Sans Serif" w:hAnsi="Microsoft Sans Serif" w:cs="Microsoft Sans Serif"/>
          <w:bCs/>
          <w:i w:val="0"/>
          <w:sz w:val="28"/>
          <w:szCs w:val="28"/>
        </w:rPr>
        <w:t>Кандидаты должны соотноситься с вакансиями. По результатам интервью возможность проставления оценок по навыкам и умениям.</w:t>
      </w:r>
    </w:p>
    <w:p w14:paraId="6F497B8C" w14:textId="77777777" w:rsidR="00893108" w:rsidRPr="003C21CE" w:rsidRDefault="00893108" w:rsidP="003370F6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</w:p>
    <w:p w14:paraId="32408EE3" w14:textId="4C1A4B56" w:rsidR="003370F6" w:rsidRDefault="00E2251E" w:rsidP="0050031F">
      <w:pPr>
        <w:pStyle w:val="3"/>
        <w:numPr>
          <w:ilvl w:val="2"/>
          <w:numId w:val="1"/>
        </w:numPr>
        <w:rPr>
          <w:b/>
          <w:i w:val="0"/>
          <w:sz w:val="36"/>
          <w:szCs w:val="36"/>
        </w:rPr>
      </w:pPr>
      <w:r>
        <w:rPr>
          <w:b/>
          <w:i w:val="0"/>
          <w:sz w:val="36"/>
          <w:szCs w:val="36"/>
        </w:rPr>
        <w:t>Портал сотрудника</w:t>
      </w:r>
    </w:p>
    <w:p w14:paraId="65DD1364" w14:textId="62EF5DBF" w:rsidR="00E2251E" w:rsidRDefault="00E2251E" w:rsidP="00E2251E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 w:rsidRPr="00217C6F">
        <w:rPr>
          <w:rFonts w:ascii="Microsoft Sans Serif" w:hAnsi="Microsoft Sans Serif" w:cs="Microsoft Sans Serif"/>
          <w:bCs/>
          <w:i w:val="0"/>
          <w:sz w:val="28"/>
          <w:szCs w:val="28"/>
        </w:rPr>
        <w:lastRenderedPageBreak/>
        <w:t>Си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>стема должна предоставлять интерфейс</w:t>
      </w:r>
      <w:r w:rsidRPr="00E2251E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в котором сотрудник </w:t>
      </w:r>
      <w:r w:rsidR="0029341F">
        <w:rPr>
          <w:rFonts w:ascii="Microsoft Sans Serif" w:hAnsi="Microsoft Sans Serif" w:cs="Microsoft Sans Serif"/>
          <w:bCs/>
          <w:i w:val="0"/>
          <w:sz w:val="28"/>
          <w:szCs w:val="28"/>
        </w:rPr>
        <w:t>получает доступ к сведениям</w:t>
      </w:r>
      <w:r w:rsidR="0029341F" w:rsidRPr="0029341F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29341F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относящимся к его учетной записи </w:t>
      </w:r>
      <w:r w:rsidR="00D96B43">
        <w:rPr>
          <w:rFonts w:ascii="Microsoft Sans Serif" w:hAnsi="Microsoft Sans Serif" w:cs="Microsoft Sans Serif"/>
          <w:bCs/>
          <w:i w:val="0"/>
          <w:sz w:val="28"/>
          <w:szCs w:val="28"/>
        </w:rPr>
        <w:t>(грейд</w:t>
      </w:r>
      <w:r w:rsidR="00D96B43" w:rsidRPr="00D96B43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D96B43">
        <w:rPr>
          <w:rFonts w:ascii="Microsoft Sans Serif" w:hAnsi="Microsoft Sans Serif" w:cs="Microsoft Sans Serif"/>
          <w:bCs/>
          <w:i w:val="0"/>
          <w:sz w:val="28"/>
          <w:szCs w:val="28"/>
        </w:rPr>
        <w:t>позиция</w:t>
      </w:r>
      <w:r w:rsidR="00D96B43" w:rsidRPr="00D96B43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D96B43">
        <w:rPr>
          <w:rFonts w:ascii="Microsoft Sans Serif" w:hAnsi="Microsoft Sans Serif" w:cs="Microsoft Sans Serif"/>
          <w:bCs/>
          <w:i w:val="0"/>
          <w:sz w:val="28"/>
          <w:szCs w:val="28"/>
        </w:rPr>
        <w:t>навыки</w:t>
      </w:r>
      <w:r w:rsidR="00D96B43" w:rsidRPr="00D96B43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D96B43">
        <w:rPr>
          <w:rFonts w:ascii="Microsoft Sans Serif" w:hAnsi="Microsoft Sans Serif" w:cs="Microsoft Sans Serif"/>
          <w:bCs/>
          <w:i w:val="0"/>
          <w:sz w:val="28"/>
          <w:szCs w:val="28"/>
        </w:rPr>
        <w:t>умения</w:t>
      </w:r>
      <w:r w:rsidR="00B533DC">
        <w:rPr>
          <w:rFonts w:ascii="Microsoft Sans Serif" w:hAnsi="Microsoft Sans Serif" w:cs="Microsoft Sans Serif"/>
          <w:bCs/>
          <w:i w:val="0"/>
          <w:sz w:val="28"/>
          <w:szCs w:val="28"/>
        </w:rPr>
        <w:t>, история работы на проектах, текущие проекты</w:t>
      </w:r>
      <w:r w:rsidR="00D96B43">
        <w:rPr>
          <w:rFonts w:ascii="Microsoft Sans Serif" w:hAnsi="Microsoft Sans Serif" w:cs="Microsoft Sans Serif"/>
          <w:bCs/>
          <w:i w:val="0"/>
          <w:sz w:val="28"/>
          <w:szCs w:val="28"/>
        </w:rPr>
        <w:t>)</w:t>
      </w:r>
    </w:p>
    <w:p w14:paraId="5D9B603A" w14:textId="77777777" w:rsidR="00D96B43" w:rsidRPr="00D96B43" w:rsidRDefault="00D96B43" w:rsidP="00E2251E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</w:p>
    <w:p w14:paraId="27C9054D" w14:textId="1E79A49D" w:rsidR="00E2251E" w:rsidRDefault="00D96B43" w:rsidP="0050031F">
      <w:pPr>
        <w:pStyle w:val="3"/>
        <w:numPr>
          <w:ilvl w:val="2"/>
          <w:numId w:val="1"/>
        </w:numPr>
        <w:rPr>
          <w:b/>
          <w:i w:val="0"/>
          <w:sz w:val="36"/>
          <w:szCs w:val="36"/>
        </w:rPr>
      </w:pPr>
      <w:r>
        <w:rPr>
          <w:b/>
          <w:i w:val="0"/>
          <w:sz w:val="36"/>
          <w:szCs w:val="36"/>
        </w:rPr>
        <w:t>Портал руководителя</w:t>
      </w:r>
    </w:p>
    <w:p w14:paraId="6EDD305F" w14:textId="3B034DCF" w:rsidR="00D96B43" w:rsidRDefault="00D96B43" w:rsidP="00D96B43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 w:rsidRP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Си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>стема должна предоставлять интерфейс руководителя</w:t>
      </w:r>
      <w:r w:rsidRPr="00D96B43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>в котором он имеет доступ к карточкам всех подчиненных ему сотрудников</w:t>
      </w:r>
      <w:r w:rsidR="00325A76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 и штатных вакансий</w:t>
      </w:r>
      <w:r w:rsidR="00B533DC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в карточках доступно изменение навыков и умений. </w:t>
      </w:r>
    </w:p>
    <w:p w14:paraId="54907D62" w14:textId="77777777" w:rsidR="00D96B43" w:rsidRPr="00D96B43" w:rsidRDefault="00D96B43" w:rsidP="00D96B43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</w:p>
    <w:p w14:paraId="3BACCA64" w14:textId="312FC65D" w:rsidR="00D96B43" w:rsidRDefault="00AF09C7" w:rsidP="0050031F">
      <w:pPr>
        <w:pStyle w:val="3"/>
        <w:numPr>
          <w:ilvl w:val="2"/>
          <w:numId w:val="1"/>
        </w:numPr>
        <w:rPr>
          <w:b/>
          <w:i w:val="0"/>
          <w:sz w:val="36"/>
          <w:szCs w:val="36"/>
        </w:rPr>
      </w:pPr>
      <w:r>
        <w:rPr>
          <w:b/>
          <w:i w:val="0"/>
          <w:sz w:val="36"/>
          <w:szCs w:val="36"/>
        </w:rPr>
        <w:t>Портал поддержки</w:t>
      </w:r>
    </w:p>
    <w:p w14:paraId="2902EED7" w14:textId="642AAB40" w:rsidR="00AF09C7" w:rsidRDefault="00AF09C7" w:rsidP="00AF09C7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 w:rsidRP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Си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>стема должна предоставлять портал технической поддержки</w:t>
      </w:r>
      <w:r w:rsidR="00F958AB" w:rsidRPr="00F958AB">
        <w:rPr>
          <w:rFonts w:ascii="Microsoft Sans Serif" w:hAnsi="Microsoft Sans Serif" w:cs="Microsoft Sans Serif"/>
          <w:bCs/>
          <w:i w:val="0"/>
          <w:sz w:val="28"/>
          <w:szCs w:val="28"/>
        </w:rPr>
        <w:t>,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 на котором ведется учет инцидентов и заявок</w:t>
      </w:r>
      <w:r w:rsidR="004373C5" w:rsidRPr="004373C5">
        <w:rPr>
          <w:rFonts w:ascii="Microsoft Sans Serif" w:hAnsi="Microsoft Sans Serif" w:cs="Microsoft Sans Serif"/>
          <w:bCs/>
          <w:i w:val="0"/>
          <w:sz w:val="28"/>
          <w:szCs w:val="28"/>
        </w:rPr>
        <w:t>,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 касающихся работы системы. С этим порталом работают сотрудники поддержки</w:t>
      </w:r>
    </w:p>
    <w:p w14:paraId="0292D405" w14:textId="77777777" w:rsidR="00F958AB" w:rsidRDefault="00F958AB" w:rsidP="00AF09C7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</w:p>
    <w:p w14:paraId="6EA77365" w14:textId="73431E0C" w:rsidR="00AF09C7" w:rsidRDefault="00F958AB" w:rsidP="0050031F">
      <w:pPr>
        <w:pStyle w:val="3"/>
        <w:numPr>
          <w:ilvl w:val="2"/>
          <w:numId w:val="1"/>
        </w:numPr>
        <w:rPr>
          <w:b/>
          <w:i w:val="0"/>
          <w:sz w:val="36"/>
          <w:szCs w:val="36"/>
        </w:rPr>
      </w:pPr>
      <w:r>
        <w:rPr>
          <w:b/>
          <w:i w:val="0"/>
          <w:sz w:val="36"/>
          <w:szCs w:val="36"/>
        </w:rPr>
        <w:t xml:space="preserve"> Отчетность</w:t>
      </w:r>
    </w:p>
    <w:p w14:paraId="0CE8BB00" w14:textId="212CBD86" w:rsidR="00F958AB" w:rsidRDefault="00F958AB" w:rsidP="00F958AB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 w:rsidRP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Си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>стема должна обеспечить возможности получения стати</w:t>
      </w:r>
      <w:del w:id="19" w:author="Маслов Сергей Сергеевич" w:date="2022-09-10T00:07:00Z">
        <w:r w:rsidDel="0048113F"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delText>ч</w:delText>
        </w:r>
        <w:r w:rsidR="004373C5" w:rsidDel="0048113F">
          <w:rPr>
            <w:rFonts w:ascii="Microsoft Sans Serif" w:hAnsi="Microsoft Sans Serif" w:cs="Microsoft Sans Serif"/>
            <w:bCs/>
            <w:i w:val="0"/>
            <w:sz w:val="28"/>
            <w:szCs w:val="28"/>
          </w:rPr>
          <w:delText>е</w:delText>
        </w:r>
      </w:del>
      <w:r>
        <w:rPr>
          <w:rFonts w:ascii="Microsoft Sans Serif" w:hAnsi="Microsoft Sans Serif" w:cs="Microsoft Sans Serif"/>
          <w:bCs/>
          <w:i w:val="0"/>
          <w:sz w:val="28"/>
          <w:szCs w:val="28"/>
        </w:rPr>
        <w:t>стических отчетов по работе системы</w:t>
      </w:r>
    </w:p>
    <w:p w14:paraId="1EF3E464" w14:textId="03B2FB67" w:rsidR="00325A76" w:rsidRDefault="00325A76" w:rsidP="00F958AB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>
        <w:rPr>
          <w:rFonts w:ascii="Microsoft Sans Serif" w:hAnsi="Microsoft Sans Serif" w:cs="Microsoft Sans Serif"/>
          <w:bCs/>
          <w:i w:val="0"/>
          <w:sz w:val="28"/>
          <w:szCs w:val="28"/>
        </w:rPr>
        <w:t>Минимальные отчеты:</w:t>
      </w:r>
    </w:p>
    <w:p w14:paraId="04634E00" w14:textId="7ECF162A" w:rsidR="00325A76" w:rsidRDefault="00325A76" w:rsidP="00F958AB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>
        <w:rPr>
          <w:rFonts w:ascii="Microsoft Sans Serif" w:hAnsi="Microsoft Sans Serif" w:cs="Microsoft Sans Serif"/>
          <w:bCs/>
          <w:i w:val="0"/>
          <w:sz w:val="28"/>
          <w:szCs w:val="28"/>
        </w:rPr>
        <w:t>- общее затраченное время в разрезе проектов за период</w:t>
      </w:r>
    </w:p>
    <w:p w14:paraId="699255D2" w14:textId="7CA87D1A" w:rsidR="00325A76" w:rsidRDefault="00325A76" w:rsidP="00F958AB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>
        <w:rPr>
          <w:rFonts w:ascii="Microsoft Sans Serif" w:hAnsi="Microsoft Sans Serif" w:cs="Microsoft Sans Serif"/>
          <w:bCs/>
          <w:i w:val="0"/>
          <w:sz w:val="28"/>
          <w:szCs w:val="28"/>
        </w:rPr>
        <w:t>- недоиспользование сотрудников за период</w:t>
      </w:r>
    </w:p>
    <w:p w14:paraId="66D4528B" w14:textId="509D790B" w:rsidR="00325A76" w:rsidRDefault="00325A76" w:rsidP="00F958AB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>
        <w:rPr>
          <w:rFonts w:ascii="Microsoft Sans Serif" w:hAnsi="Microsoft Sans Serif" w:cs="Microsoft Sans Serif"/>
          <w:bCs/>
          <w:i w:val="0"/>
          <w:sz w:val="28"/>
          <w:szCs w:val="28"/>
        </w:rPr>
        <w:t>- топ наименее занятых сотрудников</w:t>
      </w:r>
    </w:p>
    <w:p w14:paraId="44398C4A" w14:textId="0A2BC7B3" w:rsidR="00325A76" w:rsidRDefault="00325A76" w:rsidP="00F958AB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</w:p>
    <w:p w14:paraId="70E499AF" w14:textId="77777777" w:rsidR="00F958AB" w:rsidRPr="00B63D18" w:rsidRDefault="00F958AB" w:rsidP="004373C5">
      <w:pPr>
        <w:pStyle w:val="3"/>
        <w:ind w:left="1496"/>
        <w:rPr>
          <w:b/>
          <w:i w:val="0"/>
          <w:sz w:val="36"/>
          <w:szCs w:val="36"/>
        </w:rPr>
      </w:pPr>
    </w:p>
    <w:p w14:paraId="79E935F2" w14:textId="53F8AD3C" w:rsidR="0050031F" w:rsidRDefault="0050031F" w:rsidP="0050031F">
      <w:pPr>
        <w:pStyle w:val="3"/>
        <w:numPr>
          <w:ilvl w:val="1"/>
          <w:numId w:val="1"/>
        </w:numPr>
        <w:rPr>
          <w:b/>
          <w:i w:val="0"/>
          <w:sz w:val="44"/>
        </w:rPr>
      </w:pPr>
      <w:r>
        <w:rPr>
          <w:b/>
          <w:i w:val="0"/>
          <w:sz w:val="44"/>
        </w:rPr>
        <w:t>Нефункциональные требования</w:t>
      </w:r>
    </w:p>
    <w:p w14:paraId="4A0D5A95" w14:textId="77777777" w:rsidR="00D95DF0" w:rsidRDefault="00154143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 w:rsidRPr="00154143">
        <w:rPr>
          <w:bCs/>
          <w:i w:val="0"/>
          <w:sz w:val="32"/>
          <w:szCs w:val="32"/>
        </w:rPr>
        <w:t>Система</w:t>
      </w:r>
      <w:r w:rsidR="007B765A" w:rsidRPr="00154143">
        <w:rPr>
          <w:bCs/>
          <w:i w:val="0"/>
          <w:sz w:val="32"/>
          <w:szCs w:val="32"/>
        </w:rPr>
        <w:t xml:space="preserve"> </w:t>
      </w:r>
      <w:r>
        <w:rPr>
          <w:bCs/>
          <w:i w:val="0"/>
          <w:sz w:val="32"/>
          <w:szCs w:val="32"/>
        </w:rPr>
        <w:t>до</w:t>
      </w:r>
      <w:r w:rsidR="005F5461">
        <w:rPr>
          <w:bCs/>
          <w:i w:val="0"/>
          <w:sz w:val="32"/>
          <w:szCs w:val="32"/>
        </w:rPr>
        <w:t>лж</w:t>
      </w:r>
      <w:r>
        <w:rPr>
          <w:bCs/>
          <w:i w:val="0"/>
          <w:sz w:val="32"/>
          <w:szCs w:val="32"/>
        </w:rPr>
        <w:t xml:space="preserve">на использовать современные </w:t>
      </w:r>
      <w:r>
        <w:rPr>
          <w:bCs/>
          <w:i w:val="0"/>
          <w:sz w:val="32"/>
          <w:szCs w:val="32"/>
          <w:lang w:val="en-US"/>
        </w:rPr>
        <w:t>web</w:t>
      </w:r>
      <w:r w:rsidRPr="00154143">
        <w:rPr>
          <w:bCs/>
          <w:i w:val="0"/>
          <w:sz w:val="32"/>
          <w:szCs w:val="32"/>
        </w:rPr>
        <w:t xml:space="preserve"> </w:t>
      </w:r>
      <w:r>
        <w:rPr>
          <w:bCs/>
          <w:i w:val="0"/>
          <w:sz w:val="32"/>
          <w:szCs w:val="32"/>
        </w:rPr>
        <w:t xml:space="preserve">технологии для предоставления </w:t>
      </w:r>
      <w:r w:rsidR="005F5461">
        <w:rPr>
          <w:bCs/>
          <w:i w:val="0"/>
          <w:sz w:val="32"/>
          <w:szCs w:val="32"/>
        </w:rPr>
        <w:t>современного простого</w:t>
      </w:r>
      <w:r w:rsidR="005F5461" w:rsidRPr="005F5461">
        <w:rPr>
          <w:bCs/>
          <w:i w:val="0"/>
          <w:sz w:val="32"/>
          <w:szCs w:val="32"/>
        </w:rPr>
        <w:t>,</w:t>
      </w:r>
      <w:r w:rsidR="005F5461">
        <w:rPr>
          <w:bCs/>
          <w:i w:val="0"/>
          <w:sz w:val="32"/>
          <w:szCs w:val="32"/>
        </w:rPr>
        <w:t xml:space="preserve"> интуитивно понятного интерфейса</w:t>
      </w:r>
      <w:r w:rsidR="005F5461" w:rsidRPr="005F5461">
        <w:rPr>
          <w:bCs/>
          <w:i w:val="0"/>
          <w:sz w:val="32"/>
          <w:szCs w:val="32"/>
        </w:rPr>
        <w:t xml:space="preserve">, </w:t>
      </w:r>
      <w:r w:rsidR="005F5461">
        <w:rPr>
          <w:bCs/>
          <w:i w:val="0"/>
          <w:sz w:val="32"/>
          <w:szCs w:val="32"/>
        </w:rPr>
        <w:t>поз</w:t>
      </w:r>
      <w:r w:rsidR="00D95DF0">
        <w:rPr>
          <w:bCs/>
          <w:i w:val="0"/>
          <w:sz w:val="32"/>
          <w:szCs w:val="32"/>
        </w:rPr>
        <w:t>воляя пользователям выполнять их работу максимально эффективным образом</w:t>
      </w:r>
    </w:p>
    <w:p w14:paraId="0FE4798A" w14:textId="77777777" w:rsidR="00D95DF0" w:rsidRDefault="00D95DF0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>
        <w:rPr>
          <w:bCs/>
          <w:i w:val="0"/>
          <w:sz w:val="32"/>
          <w:szCs w:val="32"/>
        </w:rPr>
        <w:t>Система должна поддерживать различные разрешения экрана (включая экраны мобильных телефонов и планшетов) без потери функциональных возможностей интерфейса</w:t>
      </w:r>
    </w:p>
    <w:p w14:paraId="061AC1B9" w14:textId="1CEBB173" w:rsidR="004373C5" w:rsidRDefault="00B0530E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>
        <w:rPr>
          <w:bCs/>
          <w:i w:val="0"/>
          <w:sz w:val="32"/>
          <w:szCs w:val="32"/>
        </w:rPr>
        <w:t>Система должна использовать современную</w:t>
      </w:r>
      <w:r w:rsidRPr="00B0530E">
        <w:rPr>
          <w:bCs/>
          <w:i w:val="0"/>
          <w:sz w:val="32"/>
          <w:szCs w:val="32"/>
        </w:rPr>
        <w:t xml:space="preserve">, </w:t>
      </w:r>
      <w:r>
        <w:rPr>
          <w:bCs/>
          <w:i w:val="0"/>
          <w:sz w:val="32"/>
          <w:szCs w:val="32"/>
        </w:rPr>
        <w:t>масштабируемую платформу работы с данными</w:t>
      </w:r>
      <w:r w:rsidRPr="00B0530E">
        <w:rPr>
          <w:bCs/>
          <w:i w:val="0"/>
          <w:sz w:val="32"/>
          <w:szCs w:val="32"/>
        </w:rPr>
        <w:t xml:space="preserve">, </w:t>
      </w:r>
      <w:r>
        <w:rPr>
          <w:bCs/>
          <w:i w:val="0"/>
          <w:sz w:val="32"/>
          <w:szCs w:val="32"/>
        </w:rPr>
        <w:t xml:space="preserve">позволяющую надежно </w:t>
      </w:r>
      <w:proofErr w:type="gramStart"/>
      <w:r>
        <w:rPr>
          <w:bCs/>
          <w:i w:val="0"/>
          <w:sz w:val="32"/>
          <w:szCs w:val="32"/>
        </w:rPr>
        <w:t xml:space="preserve">хранить </w:t>
      </w:r>
      <w:r w:rsidR="005F5461">
        <w:rPr>
          <w:bCs/>
          <w:i w:val="0"/>
          <w:sz w:val="32"/>
          <w:szCs w:val="32"/>
        </w:rPr>
        <w:t xml:space="preserve"> </w:t>
      </w:r>
      <w:r>
        <w:rPr>
          <w:bCs/>
          <w:i w:val="0"/>
          <w:sz w:val="32"/>
          <w:szCs w:val="32"/>
        </w:rPr>
        <w:t>и</w:t>
      </w:r>
      <w:proofErr w:type="gramEnd"/>
      <w:r>
        <w:rPr>
          <w:bCs/>
          <w:i w:val="0"/>
          <w:sz w:val="32"/>
          <w:szCs w:val="32"/>
        </w:rPr>
        <w:t xml:space="preserve"> обрабатывать большие объемы данных</w:t>
      </w:r>
    </w:p>
    <w:p w14:paraId="6000F181" w14:textId="77777777" w:rsidR="00693C2F" w:rsidRDefault="008C6294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>
        <w:rPr>
          <w:bCs/>
          <w:i w:val="0"/>
          <w:sz w:val="32"/>
          <w:szCs w:val="32"/>
        </w:rPr>
        <w:t>Система должна использовать современные технологии и платформы</w:t>
      </w:r>
      <w:r w:rsidRPr="008C6294">
        <w:rPr>
          <w:bCs/>
          <w:i w:val="0"/>
          <w:sz w:val="32"/>
          <w:szCs w:val="32"/>
        </w:rPr>
        <w:t xml:space="preserve">, </w:t>
      </w:r>
      <w:r>
        <w:rPr>
          <w:bCs/>
          <w:i w:val="0"/>
          <w:sz w:val="32"/>
          <w:szCs w:val="32"/>
        </w:rPr>
        <w:t xml:space="preserve">обеспечивающие поддержку </w:t>
      </w:r>
      <w:r>
        <w:rPr>
          <w:bCs/>
          <w:i w:val="0"/>
          <w:sz w:val="32"/>
          <w:szCs w:val="32"/>
        </w:rPr>
        <w:lastRenderedPageBreak/>
        <w:t>системы</w:t>
      </w:r>
      <w:r w:rsidRPr="008C6294">
        <w:rPr>
          <w:bCs/>
          <w:i w:val="0"/>
          <w:sz w:val="32"/>
          <w:szCs w:val="32"/>
        </w:rPr>
        <w:t xml:space="preserve">, </w:t>
      </w:r>
      <w:r>
        <w:rPr>
          <w:bCs/>
          <w:i w:val="0"/>
          <w:sz w:val="32"/>
          <w:szCs w:val="32"/>
        </w:rPr>
        <w:t>как минимум</w:t>
      </w:r>
      <w:r w:rsidRPr="008C6294">
        <w:rPr>
          <w:bCs/>
          <w:i w:val="0"/>
          <w:sz w:val="32"/>
          <w:szCs w:val="32"/>
        </w:rPr>
        <w:t xml:space="preserve">, </w:t>
      </w:r>
      <w:r>
        <w:rPr>
          <w:bCs/>
          <w:i w:val="0"/>
          <w:sz w:val="32"/>
          <w:szCs w:val="32"/>
        </w:rPr>
        <w:t>на горизонте 5 лет</w:t>
      </w:r>
      <w:r w:rsidR="00561013">
        <w:rPr>
          <w:bCs/>
          <w:i w:val="0"/>
          <w:sz w:val="32"/>
          <w:szCs w:val="32"/>
        </w:rPr>
        <w:t xml:space="preserve">. Это требование влечет за собой </w:t>
      </w:r>
      <w:r w:rsidR="005E6C0F">
        <w:rPr>
          <w:bCs/>
          <w:i w:val="0"/>
          <w:sz w:val="32"/>
          <w:szCs w:val="32"/>
        </w:rPr>
        <w:t>регулярн</w:t>
      </w:r>
      <w:r w:rsidR="00693C2F">
        <w:rPr>
          <w:bCs/>
          <w:i w:val="0"/>
          <w:sz w:val="32"/>
          <w:szCs w:val="32"/>
        </w:rPr>
        <w:t>ую проверку текущих версий</w:t>
      </w:r>
      <w:r w:rsidR="005E6C0F">
        <w:rPr>
          <w:bCs/>
          <w:i w:val="0"/>
          <w:sz w:val="32"/>
          <w:szCs w:val="32"/>
        </w:rPr>
        <w:t xml:space="preserve"> и </w:t>
      </w:r>
      <w:r w:rsidR="00693C2F">
        <w:rPr>
          <w:bCs/>
          <w:i w:val="0"/>
          <w:sz w:val="32"/>
          <w:szCs w:val="32"/>
        </w:rPr>
        <w:t>планирование обновлений при необходимости</w:t>
      </w:r>
    </w:p>
    <w:p w14:paraId="1581DB35" w14:textId="77777777" w:rsidR="006A2037" w:rsidRDefault="00B3590A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>
        <w:rPr>
          <w:bCs/>
          <w:i w:val="0"/>
          <w:sz w:val="32"/>
          <w:szCs w:val="32"/>
        </w:rPr>
        <w:t>Система должна быть спроектирована так</w:t>
      </w:r>
      <w:r w:rsidRPr="00B3590A">
        <w:rPr>
          <w:bCs/>
          <w:i w:val="0"/>
          <w:sz w:val="32"/>
          <w:szCs w:val="32"/>
        </w:rPr>
        <w:t xml:space="preserve">, </w:t>
      </w:r>
      <w:r>
        <w:rPr>
          <w:bCs/>
          <w:i w:val="0"/>
          <w:sz w:val="32"/>
          <w:szCs w:val="32"/>
        </w:rPr>
        <w:t xml:space="preserve">чтобы обеспечить </w:t>
      </w:r>
      <w:r w:rsidR="00270D20">
        <w:rPr>
          <w:bCs/>
          <w:i w:val="0"/>
          <w:sz w:val="32"/>
          <w:szCs w:val="32"/>
        </w:rPr>
        <w:t xml:space="preserve">высокий уровень </w:t>
      </w:r>
      <w:proofErr w:type="spellStart"/>
      <w:r w:rsidR="00270D20">
        <w:rPr>
          <w:bCs/>
          <w:i w:val="0"/>
          <w:sz w:val="32"/>
          <w:szCs w:val="32"/>
        </w:rPr>
        <w:t>конфигурируемости</w:t>
      </w:r>
      <w:proofErr w:type="spellEnd"/>
      <w:r w:rsidR="00270D20">
        <w:rPr>
          <w:bCs/>
          <w:i w:val="0"/>
          <w:sz w:val="32"/>
          <w:szCs w:val="32"/>
        </w:rPr>
        <w:t xml:space="preserve"> </w:t>
      </w:r>
      <w:r w:rsidR="006A2037">
        <w:rPr>
          <w:bCs/>
          <w:i w:val="0"/>
          <w:sz w:val="32"/>
          <w:szCs w:val="32"/>
        </w:rPr>
        <w:t>для реакции на возникающие изменение внутренних процессов</w:t>
      </w:r>
      <w:r w:rsidR="006A2037" w:rsidRPr="006A2037">
        <w:rPr>
          <w:bCs/>
          <w:i w:val="0"/>
          <w:sz w:val="32"/>
          <w:szCs w:val="32"/>
        </w:rPr>
        <w:t xml:space="preserve">, </w:t>
      </w:r>
      <w:proofErr w:type="spellStart"/>
      <w:r w:rsidR="006A2037">
        <w:rPr>
          <w:bCs/>
          <w:i w:val="0"/>
          <w:sz w:val="32"/>
          <w:szCs w:val="32"/>
        </w:rPr>
        <w:t>оргструктуры</w:t>
      </w:r>
      <w:proofErr w:type="spellEnd"/>
      <w:r w:rsidR="006A2037">
        <w:rPr>
          <w:bCs/>
          <w:i w:val="0"/>
          <w:sz w:val="32"/>
          <w:szCs w:val="32"/>
        </w:rPr>
        <w:t xml:space="preserve"> и так далее.</w:t>
      </w:r>
    </w:p>
    <w:p w14:paraId="5747CCDF" w14:textId="77777777" w:rsidR="00580465" w:rsidRDefault="00FA0307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>
        <w:rPr>
          <w:bCs/>
          <w:i w:val="0"/>
          <w:sz w:val="32"/>
          <w:szCs w:val="32"/>
        </w:rPr>
        <w:t>Предполагается</w:t>
      </w:r>
      <w:r w:rsidRPr="00FA0307">
        <w:rPr>
          <w:bCs/>
          <w:i w:val="0"/>
          <w:sz w:val="32"/>
          <w:szCs w:val="32"/>
        </w:rPr>
        <w:t xml:space="preserve">, </w:t>
      </w:r>
      <w:r>
        <w:rPr>
          <w:bCs/>
          <w:i w:val="0"/>
          <w:sz w:val="32"/>
          <w:szCs w:val="32"/>
        </w:rPr>
        <w:t>что система будет удовлетворять ожиданиям современных пользователей</w:t>
      </w:r>
      <w:r w:rsidR="00474A89">
        <w:rPr>
          <w:bCs/>
          <w:i w:val="0"/>
          <w:sz w:val="32"/>
          <w:szCs w:val="32"/>
        </w:rPr>
        <w:t>. Например</w:t>
      </w:r>
      <w:r w:rsidR="00474A89" w:rsidRPr="00474A89">
        <w:rPr>
          <w:bCs/>
          <w:i w:val="0"/>
          <w:sz w:val="32"/>
          <w:szCs w:val="32"/>
        </w:rPr>
        <w:t xml:space="preserve">, </w:t>
      </w:r>
      <w:r w:rsidR="00474A89">
        <w:rPr>
          <w:bCs/>
          <w:i w:val="0"/>
          <w:sz w:val="32"/>
          <w:szCs w:val="32"/>
        </w:rPr>
        <w:t>время загрузки экрана любого интерфейса должно быть почти мгновенным (например</w:t>
      </w:r>
      <w:r w:rsidR="00474A89" w:rsidRPr="00474A89">
        <w:rPr>
          <w:bCs/>
          <w:i w:val="0"/>
          <w:sz w:val="32"/>
          <w:szCs w:val="32"/>
        </w:rPr>
        <w:t xml:space="preserve">, </w:t>
      </w:r>
      <w:r w:rsidR="00474A89">
        <w:rPr>
          <w:bCs/>
          <w:i w:val="0"/>
          <w:sz w:val="32"/>
          <w:szCs w:val="32"/>
        </w:rPr>
        <w:t>менее 2 секунд)</w:t>
      </w:r>
      <w:r w:rsidR="00580465">
        <w:rPr>
          <w:bCs/>
          <w:i w:val="0"/>
          <w:sz w:val="32"/>
          <w:szCs w:val="32"/>
        </w:rPr>
        <w:t xml:space="preserve"> а отчеты</w:t>
      </w:r>
      <w:r w:rsidR="00580465" w:rsidRPr="00580465">
        <w:rPr>
          <w:bCs/>
          <w:i w:val="0"/>
          <w:sz w:val="32"/>
          <w:szCs w:val="32"/>
        </w:rPr>
        <w:t xml:space="preserve">, </w:t>
      </w:r>
      <w:r w:rsidR="00580465">
        <w:rPr>
          <w:bCs/>
          <w:i w:val="0"/>
          <w:sz w:val="32"/>
          <w:szCs w:val="32"/>
        </w:rPr>
        <w:t>включающие обработку большого объема информации</w:t>
      </w:r>
      <w:r w:rsidR="00580465" w:rsidRPr="00580465">
        <w:rPr>
          <w:bCs/>
          <w:i w:val="0"/>
          <w:sz w:val="32"/>
          <w:szCs w:val="32"/>
        </w:rPr>
        <w:t xml:space="preserve">, </w:t>
      </w:r>
      <w:r w:rsidR="00580465">
        <w:rPr>
          <w:bCs/>
          <w:i w:val="0"/>
          <w:sz w:val="32"/>
          <w:szCs w:val="32"/>
        </w:rPr>
        <w:t>будут выполняться за адекватное время не вызывающее чувство разочарования у пользователей (точные критерии будут выработаны в процессе проектирования)</w:t>
      </w:r>
    </w:p>
    <w:p w14:paraId="0376F313" w14:textId="77777777" w:rsidR="00A04FDC" w:rsidRDefault="00A04FDC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>
        <w:rPr>
          <w:bCs/>
          <w:i w:val="0"/>
          <w:sz w:val="32"/>
          <w:szCs w:val="32"/>
        </w:rPr>
        <w:t>Система должна демонстрировать высокий уровень устойчивости и обеспечивать минимальный риск простоя в случае неполадок и сбоев</w:t>
      </w:r>
    </w:p>
    <w:p w14:paraId="40D1E676" w14:textId="77777777" w:rsidR="00E7593F" w:rsidRDefault="00E7593F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>
        <w:rPr>
          <w:bCs/>
          <w:i w:val="0"/>
          <w:sz w:val="32"/>
          <w:szCs w:val="32"/>
        </w:rPr>
        <w:t>Поставщик должен внедрить надлежащее управление конфигурацией всех элементов системы</w:t>
      </w:r>
    </w:p>
    <w:p w14:paraId="0C867E5C" w14:textId="77777777" w:rsidR="007D30F0" w:rsidRDefault="006F10FC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>
        <w:rPr>
          <w:bCs/>
          <w:i w:val="0"/>
          <w:sz w:val="32"/>
          <w:szCs w:val="32"/>
        </w:rPr>
        <w:t xml:space="preserve">Поставщик должен </w:t>
      </w:r>
      <w:r w:rsidR="007D30F0">
        <w:rPr>
          <w:bCs/>
          <w:i w:val="0"/>
          <w:sz w:val="32"/>
          <w:szCs w:val="32"/>
        </w:rPr>
        <w:t>разработать процедуры поставки новых версий</w:t>
      </w:r>
      <w:r w:rsidR="007D30F0" w:rsidRPr="007D30F0">
        <w:rPr>
          <w:bCs/>
          <w:i w:val="0"/>
          <w:sz w:val="32"/>
          <w:szCs w:val="32"/>
        </w:rPr>
        <w:t>/</w:t>
      </w:r>
      <w:r w:rsidR="007D30F0">
        <w:rPr>
          <w:bCs/>
          <w:i w:val="0"/>
          <w:sz w:val="32"/>
          <w:szCs w:val="32"/>
        </w:rPr>
        <w:t>исправлений</w:t>
      </w:r>
      <w:r w:rsidR="007D30F0" w:rsidRPr="007D30F0">
        <w:rPr>
          <w:bCs/>
          <w:i w:val="0"/>
          <w:sz w:val="32"/>
          <w:szCs w:val="32"/>
        </w:rPr>
        <w:t>/</w:t>
      </w:r>
      <w:r w:rsidR="007D30F0">
        <w:rPr>
          <w:bCs/>
          <w:i w:val="0"/>
          <w:sz w:val="32"/>
          <w:szCs w:val="32"/>
        </w:rPr>
        <w:t>обновлений минимизирующие влияние на рабочие процессы</w:t>
      </w:r>
    </w:p>
    <w:p w14:paraId="14879706" w14:textId="77777777" w:rsidR="009702C8" w:rsidRDefault="009702C8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>
        <w:rPr>
          <w:bCs/>
          <w:i w:val="0"/>
          <w:sz w:val="32"/>
          <w:szCs w:val="32"/>
        </w:rPr>
        <w:t>Система должна быть разработана и поставлена таким образом</w:t>
      </w:r>
      <w:r w:rsidRPr="009702C8">
        <w:rPr>
          <w:bCs/>
          <w:i w:val="0"/>
          <w:sz w:val="32"/>
          <w:szCs w:val="32"/>
        </w:rPr>
        <w:t xml:space="preserve">, </w:t>
      </w:r>
      <w:r>
        <w:rPr>
          <w:bCs/>
          <w:i w:val="0"/>
          <w:sz w:val="32"/>
          <w:szCs w:val="32"/>
        </w:rPr>
        <w:t>чтобы обеспечить последующие возможности масштабирования</w:t>
      </w:r>
    </w:p>
    <w:p w14:paraId="3635448F" w14:textId="77777777" w:rsidR="00D06330" w:rsidRDefault="00D06330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>
        <w:rPr>
          <w:bCs/>
          <w:i w:val="0"/>
          <w:sz w:val="32"/>
          <w:szCs w:val="32"/>
        </w:rPr>
        <w:t>Весь трафик авторизованных пользователей должен передаваться только через зашифрованные каналы</w:t>
      </w:r>
    </w:p>
    <w:p w14:paraId="19034326" w14:textId="1DD83398" w:rsidR="00B0530E" w:rsidRPr="00154143" w:rsidRDefault="00916BEF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>
        <w:rPr>
          <w:bCs/>
          <w:i w:val="0"/>
          <w:sz w:val="32"/>
          <w:szCs w:val="32"/>
        </w:rPr>
        <w:t>Данные системы должны быть защищены от несанкционированного доступа</w:t>
      </w:r>
      <w:r w:rsidR="00270D20" w:rsidRPr="00270D20">
        <w:rPr>
          <w:bCs/>
          <w:i w:val="0"/>
          <w:sz w:val="32"/>
          <w:szCs w:val="32"/>
        </w:rPr>
        <w:t xml:space="preserve"> </w:t>
      </w:r>
    </w:p>
    <w:p w14:paraId="26F2A9A1" w14:textId="164F35E1" w:rsidR="0050031F" w:rsidRPr="0050031F" w:rsidRDefault="0050031F" w:rsidP="0050031F">
      <w:pPr>
        <w:pStyle w:val="ae"/>
        <w:ind w:left="360"/>
        <w:rPr>
          <w:color w:val="auto"/>
        </w:rPr>
      </w:pPr>
    </w:p>
    <w:p w14:paraId="54C124EF" w14:textId="77777777" w:rsidR="00DD2519" w:rsidRPr="004B7E44" w:rsidRDefault="00DD2519" w:rsidP="004B7E44"/>
    <w:sectPr w:rsidR="00DD2519" w:rsidRPr="004B7E44" w:rsidSect="0029136D">
      <w:headerReference w:type="default" r:id="rId11"/>
      <w:footerReference w:type="default" r:id="rId12"/>
      <w:footerReference w:type="first" r:id="rId13"/>
      <w:pgSz w:w="11906" w:h="16838" w:code="9"/>
      <w:pgMar w:top="720" w:right="1152" w:bottom="720" w:left="1152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08FB5" w14:textId="77777777" w:rsidR="00320EE6" w:rsidRDefault="00320EE6" w:rsidP="004B7E44">
      <w:r>
        <w:separator/>
      </w:r>
    </w:p>
  </w:endnote>
  <w:endnote w:type="continuationSeparator" w:id="0">
    <w:p w14:paraId="6F83477F" w14:textId="77777777" w:rsidR="00320EE6" w:rsidRDefault="00320EE6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2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258"/>
    </w:tblGrid>
    <w:tr w:rsidR="004B7E44" w14:paraId="7A830FAE" w14:textId="77777777" w:rsidTr="004B7E44">
      <w:trPr>
        <w:trHeight w:val="730"/>
        <w:jc w:val="center"/>
      </w:trPr>
      <w:tc>
        <w:tcPr>
          <w:tcW w:w="12258" w:type="dxa"/>
          <w:tcBorders>
            <w:top w:val="nil"/>
            <w:left w:val="nil"/>
            <w:bottom w:val="nil"/>
            <w:right w:val="nil"/>
          </w:tcBorders>
          <w:shd w:val="clear" w:color="auto" w:fill="161718" w:themeFill="text1"/>
          <w:vAlign w:val="center"/>
        </w:tcPr>
        <w:p w14:paraId="137494F4" w14:textId="46AFB84A" w:rsidR="004B7E44" w:rsidRDefault="004B7E44" w:rsidP="004B7E44">
          <w:pPr>
            <w:pStyle w:val="ab"/>
          </w:pPr>
          <w:proofErr w:type="spellStart"/>
          <w:r>
            <w:rPr>
              <w:lang w:bidi="ru-RU"/>
            </w:rPr>
            <w:t>www</w:t>
          </w:r>
          <w:proofErr w:type="spellEnd"/>
          <w:r>
            <w:rPr>
              <w:lang w:bidi="ru-RU"/>
            </w:rPr>
            <w:t>.</w:t>
          </w:r>
          <w:proofErr w:type="spellStart"/>
          <w:r w:rsidR="00B91CA7">
            <w:rPr>
              <w:lang w:val="en-US" w:bidi="ru-RU"/>
            </w:rPr>
            <w:t>softtech</w:t>
          </w:r>
          <w:proofErr w:type="spellEnd"/>
          <w:r>
            <w:rPr>
              <w:lang w:bidi="ru-RU"/>
            </w:rPr>
            <w:t>.</w:t>
          </w:r>
          <w:proofErr w:type="spellStart"/>
          <w:r>
            <w:rPr>
              <w:lang w:bidi="ru-RU"/>
            </w:rPr>
            <w:t>com</w:t>
          </w:r>
          <w:proofErr w:type="spellEnd"/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DDD975" w14:textId="77777777" w:rsidR="005A718F" w:rsidRDefault="005A718F" w:rsidP="004B7E44">
        <w:pPr>
          <w:pStyle w:val="ab"/>
        </w:pPr>
        <w:r>
          <w:rPr>
            <w:lang w:bidi="ru-RU"/>
          </w:rPr>
          <w:fldChar w:fldCharType="begin"/>
        </w:r>
        <w:r>
          <w:rPr>
            <w:lang w:bidi="ru-RU"/>
          </w:rPr>
          <w:instrText xml:space="preserve"> PAGE   \* MERGEFORMAT </w:instrText>
        </w:r>
        <w:r>
          <w:rPr>
            <w:lang w:bidi="ru-RU"/>
          </w:rPr>
          <w:fldChar w:fldCharType="separate"/>
        </w:r>
        <w:r w:rsidR="009120E9">
          <w:rPr>
            <w:noProof/>
            <w:lang w:bidi="ru-RU"/>
          </w:rPr>
          <w:t>1</w:t>
        </w:r>
        <w:r>
          <w:rPr>
            <w:noProof/>
            <w:lang w:bidi="ru-RU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F8C61" w14:textId="77777777" w:rsidR="00320EE6" w:rsidRDefault="00320EE6" w:rsidP="004B7E44">
      <w:r>
        <w:separator/>
      </w:r>
    </w:p>
  </w:footnote>
  <w:footnote w:type="continuationSeparator" w:id="0">
    <w:p w14:paraId="18C14E61" w14:textId="77777777" w:rsidR="00320EE6" w:rsidRDefault="00320EE6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4B7E44" w14:paraId="2290CB38" w14:textId="77777777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14:paraId="07F6CFDB" w14:textId="77777777" w:rsidR="004B7E44" w:rsidRDefault="004B7E44" w:rsidP="004B7E44">
          <w:pPr>
            <w:pStyle w:val="a9"/>
          </w:pPr>
          <w:r>
            <w:rPr>
              <w:noProof/>
              <w:lang w:bidi="ru-RU"/>
            </w:rPr>
            <mc:AlternateContent>
              <mc:Choice Requires="wps">
                <w:drawing>
                  <wp:inline distT="0" distB="0" distL="0" distR="0" wp14:anchorId="38A9369B" wp14:editId="4EA0BA04">
                    <wp:extent cx="1352282" cy="592428"/>
                    <wp:effectExtent l="0" t="0" r="635" b="0"/>
                    <wp:docPr id="11" name="Прямоугольник 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6DA9FC" w14:textId="77777777" w:rsidR="004B7E44" w:rsidRPr="004B7E44" w:rsidRDefault="004B7E44" w:rsidP="004B7E4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7E44">
                                  <w:rPr>
                                    <w:b/>
                                    <w:lang w:bidi="ru-RU"/>
                                  </w:rPr>
                                  <w:fldChar w:fldCharType="begin"/>
                                </w:r>
                                <w:r w:rsidRPr="004B7E44">
                                  <w:rPr>
                                    <w:b/>
                                    <w:lang w:bidi="ru-RU"/>
                                  </w:rPr>
                                  <w:instrText xml:space="preserve"> PAGE  \* Arabic  \* MERGEFORMAT </w:instrText>
                                </w:r>
                                <w:r w:rsidRPr="004B7E44">
                                  <w:rPr>
                                    <w:b/>
                                    <w:lang w:bidi="ru-RU"/>
                                  </w:rPr>
                                  <w:fldChar w:fldCharType="separate"/>
                                </w:r>
                                <w:r w:rsidR="009120E9">
                                  <w:rPr>
                                    <w:b/>
                                    <w:noProof/>
                                    <w:lang w:bidi="ru-RU"/>
                                  </w:rPr>
                                  <w:t>2</w:t>
                                </w:r>
                                <w:r w:rsidRPr="004B7E44">
                                  <w:rPr>
                                    <w:b/>
                                    <w:lang w:bidi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38A9369B" id="Прямоугольник 11" o:spid="_x0000_s1031" style="width:106.5pt;height: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" fillcolor="#a4063e [3204]" stroked="f" strokeweight="2pt">
                    <v:textbox>
                      <w:txbxContent>
                        <w:p w14:paraId="6D6DA9FC" w14:textId="77777777" w:rsidR="004B7E44" w:rsidRPr="004B7E44" w:rsidRDefault="004B7E44" w:rsidP="004B7E44">
                          <w:pPr>
                            <w:jc w:val="center"/>
                            <w:rPr>
                              <w:b/>
                            </w:rPr>
                          </w:pPr>
                          <w:r w:rsidRPr="004B7E44">
                            <w:rPr>
                              <w:b/>
                              <w:lang w:bidi="ru-RU"/>
                            </w:rPr>
                            <w:fldChar w:fldCharType="begin"/>
                          </w:r>
                          <w:r w:rsidRPr="004B7E44">
                            <w:rPr>
                              <w:b/>
                              <w:lang w:bidi="ru-RU"/>
                            </w:rPr>
                            <w:instrText xml:space="preserve"> PAGE  \* Arabic  \* MERGEFORMAT </w:instrText>
                          </w:r>
                          <w:r w:rsidRPr="004B7E44">
                            <w:rPr>
                              <w:b/>
                              <w:lang w:bidi="ru-RU"/>
                            </w:rPr>
                            <w:fldChar w:fldCharType="separate"/>
                          </w:r>
                          <w:r w:rsidR="009120E9">
                            <w:rPr>
                              <w:b/>
                              <w:noProof/>
                              <w:lang w:bidi="ru-RU"/>
                            </w:rPr>
                            <w:t>2</w:t>
                          </w:r>
                          <w:r w:rsidRPr="004B7E44">
                            <w:rPr>
                              <w:b/>
                              <w:lang w:bidi="ru-RU"/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17E05"/>
    <w:multiLevelType w:val="hybridMultilevel"/>
    <w:tmpl w:val="018A4A5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2A357F"/>
    <w:multiLevelType w:val="multilevel"/>
    <w:tmpl w:val="516E5A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40"/>
        <w:szCs w:val="40"/>
      </w:rPr>
    </w:lvl>
    <w:lvl w:ilvl="2">
      <w:start w:val="1"/>
      <w:numFmt w:val="decimal"/>
      <w:lvlText w:val="%1.%2.%3."/>
      <w:lvlJc w:val="left"/>
      <w:pPr>
        <w:ind w:left="1496" w:hanging="504"/>
      </w:pPr>
      <w:rPr>
        <w:sz w:val="36"/>
        <w:szCs w:val="36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A323186"/>
    <w:multiLevelType w:val="hybridMultilevel"/>
    <w:tmpl w:val="018A4A5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B96C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86398585">
    <w:abstractNumId w:val="1"/>
  </w:num>
  <w:num w:numId="2" w16cid:durableId="1795783804">
    <w:abstractNumId w:val="2"/>
  </w:num>
  <w:num w:numId="3" w16cid:durableId="1715959482">
    <w:abstractNumId w:val="0"/>
  </w:num>
  <w:num w:numId="4" w16cid:durableId="184189243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Соболев Валентин Михайлович">
    <w15:presenceInfo w15:providerId="AD" w15:userId="S-1-5-21-403279969-3038362360-2592668899-6892"/>
  </w15:person>
  <w15:person w15:author="Маслов Сергей Сергеевич">
    <w15:presenceInfo w15:providerId="None" w15:userId="Маслов Сергей Сергее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B61"/>
    <w:rsid w:val="00086D40"/>
    <w:rsid w:val="000A53F6"/>
    <w:rsid w:val="000F3D1C"/>
    <w:rsid w:val="00154143"/>
    <w:rsid w:val="001D58D5"/>
    <w:rsid w:val="00217C6F"/>
    <w:rsid w:val="00270D20"/>
    <w:rsid w:val="0029136D"/>
    <w:rsid w:val="0029341F"/>
    <w:rsid w:val="00293B83"/>
    <w:rsid w:val="002F2957"/>
    <w:rsid w:val="00320EE6"/>
    <w:rsid w:val="00325A76"/>
    <w:rsid w:val="003370F6"/>
    <w:rsid w:val="003C21CE"/>
    <w:rsid w:val="00402C13"/>
    <w:rsid w:val="004373C5"/>
    <w:rsid w:val="00474A89"/>
    <w:rsid w:val="0048113F"/>
    <w:rsid w:val="004B7E44"/>
    <w:rsid w:val="004D5252"/>
    <w:rsid w:val="004F2B86"/>
    <w:rsid w:val="0050031F"/>
    <w:rsid w:val="00561013"/>
    <w:rsid w:val="00580465"/>
    <w:rsid w:val="005A718F"/>
    <w:rsid w:val="005B1D44"/>
    <w:rsid w:val="005E6C0F"/>
    <w:rsid w:val="005F5461"/>
    <w:rsid w:val="006722CA"/>
    <w:rsid w:val="00693C2F"/>
    <w:rsid w:val="006A2037"/>
    <w:rsid w:val="006A3CE7"/>
    <w:rsid w:val="006B0848"/>
    <w:rsid w:val="006F10FC"/>
    <w:rsid w:val="007516CF"/>
    <w:rsid w:val="007615D4"/>
    <w:rsid w:val="007B765A"/>
    <w:rsid w:val="007D30F0"/>
    <w:rsid w:val="007D65AD"/>
    <w:rsid w:val="00835DE9"/>
    <w:rsid w:val="00893108"/>
    <w:rsid w:val="008B33BC"/>
    <w:rsid w:val="008C6294"/>
    <w:rsid w:val="008E066A"/>
    <w:rsid w:val="009120E9"/>
    <w:rsid w:val="00916BEF"/>
    <w:rsid w:val="00935468"/>
    <w:rsid w:val="00945900"/>
    <w:rsid w:val="009702C8"/>
    <w:rsid w:val="009C396C"/>
    <w:rsid w:val="00A04BDA"/>
    <w:rsid w:val="00A04FDC"/>
    <w:rsid w:val="00A0640A"/>
    <w:rsid w:val="00A342E6"/>
    <w:rsid w:val="00A35F9D"/>
    <w:rsid w:val="00A668BA"/>
    <w:rsid w:val="00AB7E88"/>
    <w:rsid w:val="00AF09C7"/>
    <w:rsid w:val="00B0530E"/>
    <w:rsid w:val="00B3590A"/>
    <w:rsid w:val="00B533DC"/>
    <w:rsid w:val="00B54B70"/>
    <w:rsid w:val="00B572B4"/>
    <w:rsid w:val="00B63D18"/>
    <w:rsid w:val="00B91CA7"/>
    <w:rsid w:val="00C7344B"/>
    <w:rsid w:val="00CA353C"/>
    <w:rsid w:val="00CE436E"/>
    <w:rsid w:val="00D06330"/>
    <w:rsid w:val="00D44AD3"/>
    <w:rsid w:val="00D95DF0"/>
    <w:rsid w:val="00D96B43"/>
    <w:rsid w:val="00DB26A7"/>
    <w:rsid w:val="00DD2519"/>
    <w:rsid w:val="00E21AFE"/>
    <w:rsid w:val="00E2251E"/>
    <w:rsid w:val="00E32BA9"/>
    <w:rsid w:val="00E7593F"/>
    <w:rsid w:val="00E76CAD"/>
    <w:rsid w:val="00E94B5F"/>
    <w:rsid w:val="00EF174A"/>
    <w:rsid w:val="00F37291"/>
    <w:rsid w:val="00F53093"/>
    <w:rsid w:val="00F75B61"/>
    <w:rsid w:val="00F8027F"/>
    <w:rsid w:val="00F84A27"/>
    <w:rsid w:val="00F958AB"/>
    <w:rsid w:val="00FA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561D1E"/>
  <w15:chartTrackingRefBased/>
  <w15:docId w15:val="{2E092213-7FA9-4776-B62C-96A9F92C7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18"/>
        <w:szCs w:val="1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E44"/>
    <w:pPr>
      <w:spacing w:after="0"/>
    </w:pPr>
    <w:rPr>
      <w:rFonts w:eastAsiaTheme="minorEastAsia"/>
      <w:color w:val="FFFFFF" w:themeColor="background1"/>
      <w:sz w:val="28"/>
      <w:szCs w:val="22"/>
    </w:rPr>
  </w:style>
  <w:style w:type="paragraph" w:styleId="1">
    <w:name w:val="heading 1"/>
    <w:basedOn w:val="a"/>
    <w:link w:val="10"/>
    <w:uiPriority w:val="2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2">
    <w:name w:val="heading 2"/>
    <w:basedOn w:val="a"/>
    <w:link w:val="20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3">
    <w:name w:val="heading 3"/>
    <w:basedOn w:val="a"/>
    <w:link w:val="30"/>
    <w:uiPriority w:val="2"/>
    <w:unhideWhenUsed/>
    <w:qFormat/>
    <w:rsid w:val="004B7E44"/>
    <w:pPr>
      <w:spacing w:line="240" w:lineRule="auto"/>
      <w:outlineLvl w:val="2"/>
    </w:pPr>
    <w:rPr>
      <w:rFonts w:asciiTheme="majorHAnsi" w:eastAsia="Times New Roman" w:hAnsiTheme="majorHAnsi" w:cs="Times New Roman"/>
      <w:i/>
      <w:color w:val="auto"/>
      <w:sz w:val="24"/>
    </w:rPr>
  </w:style>
  <w:style w:type="paragraph" w:styleId="4">
    <w:name w:val="heading 4"/>
    <w:basedOn w:val="a"/>
    <w:link w:val="40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5">
    <w:name w:val="heading 5"/>
    <w:basedOn w:val="a"/>
    <w:next w:val="a"/>
    <w:link w:val="50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2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a3">
    <w:name w:val="Title"/>
    <w:basedOn w:val="a"/>
    <w:link w:val="a4"/>
    <w:uiPriority w:val="1"/>
    <w:qFormat/>
    <w:rsid w:val="00F37291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70"/>
      <w:szCs w:val="40"/>
    </w:rPr>
  </w:style>
  <w:style w:type="character" w:customStyle="1" w:styleId="a4">
    <w:name w:val="Заголовок Знак"/>
    <w:basedOn w:val="a0"/>
    <w:link w:val="a3"/>
    <w:uiPriority w:val="1"/>
    <w:rsid w:val="00F37291"/>
    <w:rPr>
      <w:rFonts w:asciiTheme="majorHAnsi" w:eastAsia="Times New Roman" w:hAnsiTheme="majorHAnsi" w:cs="Times New Roman"/>
      <w:b/>
      <w:caps/>
      <w:color w:val="FFFFFF" w:themeColor="background1"/>
      <w:sz w:val="70"/>
      <w:szCs w:val="40"/>
    </w:rPr>
  </w:style>
  <w:style w:type="paragraph" w:styleId="a5">
    <w:name w:val="Subtitle"/>
    <w:basedOn w:val="a"/>
    <w:link w:val="a6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a6">
    <w:name w:val="Подзаголовок Знак"/>
    <w:basedOn w:val="a0"/>
    <w:link w:val="a5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a7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20">
    <w:name w:val="Заголовок 2 Знак"/>
    <w:basedOn w:val="a0"/>
    <w:link w:val="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30">
    <w:name w:val="Заголовок 3 Знак"/>
    <w:basedOn w:val="a0"/>
    <w:link w:val="3"/>
    <w:uiPriority w:val="2"/>
    <w:rsid w:val="004B7E44"/>
    <w:rPr>
      <w:rFonts w:asciiTheme="majorHAnsi" w:eastAsia="Times New Roman" w:hAnsiTheme="majorHAnsi" w:cs="Times New Roman"/>
      <w:i/>
      <w:sz w:val="24"/>
      <w:szCs w:val="22"/>
    </w:rPr>
  </w:style>
  <w:style w:type="character" w:customStyle="1" w:styleId="40">
    <w:name w:val="Заголовок 4 Знак"/>
    <w:basedOn w:val="a0"/>
    <w:link w:val="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a8">
    <w:name w:val="Глава"/>
    <w:basedOn w:val="a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50">
    <w:name w:val="Заголовок 5 Знак"/>
    <w:basedOn w:val="a0"/>
    <w:link w:val="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5A718F"/>
    <w:pPr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A718F"/>
  </w:style>
  <w:style w:type="paragraph" w:styleId="ab">
    <w:name w:val="footer"/>
    <w:basedOn w:val="a"/>
    <w:link w:val="ac"/>
    <w:uiPriority w:val="99"/>
    <w:unhideWhenUsed/>
    <w:rsid w:val="005A718F"/>
    <w:pPr>
      <w:spacing w:line="240" w:lineRule="auto"/>
      <w:jc w:val="center"/>
    </w:pPr>
  </w:style>
  <w:style w:type="character" w:customStyle="1" w:styleId="ac">
    <w:name w:val="Нижний колонтитул Знак"/>
    <w:basedOn w:val="a0"/>
    <w:link w:val="ab"/>
    <w:uiPriority w:val="99"/>
    <w:rsid w:val="005A718F"/>
  </w:style>
  <w:style w:type="character" w:styleId="ad">
    <w:name w:val="Placeholder Text"/>
    <w:basedOn w:val="a0"/>
    <w:uiPriority w:val="99"/>
    <w:semiHidden/>
    <w:rsid w:val="00945900"/>
    <w:rPr>
      <w:color w:val="808080"/>
    </w:rPr>
  </w:style>
  <w:style w:type="paragraph" w:styleId="ae">
    <w:name w:val="List Paragraph"/>
    <w:basedOn w:val="a"/>
    <w:uiPriority w:val="34"/>
    <w:unhideWhenUsed/>
    <w:qFormat/>
    <w:rsid w:val="0050031F"/>
    <w:pPr>
      <w:ind w:left="720"/>
      <w:contextualSpacing/>
    </w:pPr>
  </w:style>
  <w:style w:type="paragraph" w:styleId="af">
    <w:name w:val="Revision"/>
    <w:hidden/>
    <w:uiPriority w:val="99"/>
    <w:semiHidden/>
    <w:rsid w:val="0048113F"/>
    <w:pPr>
      <w:spacing w:after="0" w:line="240" w:lineRule="auto"/>
    </w:pPr>
    <w:rPr>
      <w:rFonts w:eastAsiaTheme="minorEastAsia"/>
      <w:color w:val="FFFFFF" w:themeColor="background1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M\AppData\Local\Microsoft\Office\16.0\DTS\ru-RU%7b11EE7DED-22A5-4B01-8145-BB3F8DED75B3%7d\%7b00587246-448E-4E23-AC1C-05C699F9B394%7dtf16392796_win32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B3361574D1AE041BC04ED31BE3A1C44" ma:contentTypeVersion="8" ma:contentTypeDescription="Создание документа." ma:contentTypeScope="" ma:versionID="734b48cec0d74a4b9bedf25490a7b577">
  <xsd:schema xmlns:xsd="http://www.w3.org/2001/XMLSchema" xmlns:xs="http://www.w3.org/2001/XMLSchema" xmlns:p="http://schemas.microsoft.com/office/2006/metadata/properties" xmlns:ns3="5031731d-264e-464f-8658-dc13b55f78d8" xmlns:ns4="f6135517-a359-4566-b77a-97acec47cec0" targetNamespace="http://schemas.microsoft.com/office/2006/metadata/properties" ma:root="true" ma:fieldsID="6985403421796d3eb83b6b47cc857237" ns3:_="" ns4:_="">
    <xsd:import namespace="5031731d-264e-464f-8658-dc13b55f78d8"/>
    <xsd:import namespace="f6135517-a359-4566-b77a-97acec47ce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31731d-264e-464f-8658-dc13b55f78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35517-a359-4566-b77a-97acec47cec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63122D-995A-49FE-9A08-B9A7F68326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31731d-264e-464f-8658-dc13b55f78d8"/>
    <ds:schemaRef ds:uri="f6135517-a359-4566-b77a-97acec47ce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66C679-1574-4346-9B7B-18FC406A54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A9721A-1869-41DD-A5AB-6A6C2DCC45E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{00587246-448E-4E23-AC1C-05C699F9B394}tf16392796_win32.dotx</Template>
  <TotalTime>1</TotalTime>
  <Pages>6</Pages>
  <Words>1188</Words>
  <Characters>6776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SergeyM</dc:creator>
  <cp:keywords/>
  <dc:description/>
  <cp:lastModifiedBy>Маслов Сергей Сергеевич</cp:lastModifiedBy>
  <cp:revision>3</cp:revision>
  <dcterms:created xsi:type="dcterms:W3CDTF">2022-09-08T15:33:00Z</dcterms:created>
  <dcterms:modified xsi:type="dcterms:W3CDTF">2022-09-09T21:07:00Z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0x0101001B3361574D1AE041BC04ED31BE3A1C44</vt:lpwstr>
  </property>
</Properties>
</file>